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id w:val="716707060"/>
        <w:docPartObj>
          <w:docPartGallery w:val="Cover Pages"/>
          <w:docPartUnique/>
        </w:docPartObj>
      </w:sdtPr>
      <w:sdtEndPr>
        <w:rPr>
          <w:rStyle w:val="Hipervnculo"/>
          <w:b/>
          <w:bCs/>
          <w:noProof/>
          <w:color w:val="0000FF" w:themeColor="hyperlink"/>
          <w:u w:val="single"/>
        </w:rPr>
      </w:sdtEndPr>
      <w:sdtContent>
        <w:p w14:paraId="224E5A8A" w14:textId="77777777" w:rsidR="00C40089" w:rsidRDefault="00C40089" w:rsidP="00317416">
          <w:pPr>
            <w:ind w:left="720" w:hanging="720"/>
          </w:pPr>
        </w:p>
        <w:p w14:paraId="32F42465" w14:textId="77777777" w:rsidR="00C40089" w:rsidRDefault="00C40089">
          <w:r w:rsidRPr="00222404">
            <w:rPr>
              <w:rFonts w:ascii="Arial" w:hAnsi="Arial" w:cs="Arial"/>
              <w:noProof/>
              <w:sz w:val="28"/>
              <w:szCs w:val="28"/>
              <w:lang w:val="es-AR" w:eastAsia="es-AR"/>
            </w:rPr>
            <mc:AlternateContent>
              <mc:Choice Requires="wps">
                <w:drawing>
                  <wp:anchor distT="0" distB="0" distL="114300" distR="114300" simplePos="0" relativeHeight="251659264" behindDoc="0" locked="0" layoutInCell="1" allowOverlap="1" wp14:anchorId="074C9482" wp14:editId="1FE9FA0C">
                    <wp:simplePos x="0" y="0"/>
                    <wp:positionH relativeFrom="column">
                      <wp:posOffset>82550</wp:posOffset>
                    </wp:positionH>
                    <wp:positionV relativeFrom="paragraph">
                      <wp:posOffset>123190</wp:posOffset>
                    </wp:positionV>
                    <wp:extent cx="5793858" cy="7972425"/>
                    <wp:effectExtent l="0" t="0" r="0" b="9525"/>
                    <wp:wrapNone/>
                    <wp:docPr id="1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3858" cy="7972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45A3CA" w14:textId="77777777" w:rsidR="00655434" w:rsidRDefault="00655434" w:rsidP="00C40089">
                                <w:pPr>
                                  <w:jc w:val="center"/>
                                  <w:rPr>
                                    <w:color w:val="17365D"/>
                                    <w:sz w:val="80"/>
                                    <w:szCs w:val="80"/>
                                  </w:rPr>
                                </w:pPr>
                                <w:r w:rsidRPr="00EF249E">
                                  <w:rPr>
                                    <w:noProof/>
                                    <w:lang w:val="es-AR" w:eastAsia="es-AR"/>
                                  </w:rPr>
                                  <w:drawing>
                                    <wp:inline distT="0" distB="0" distL="0" distR="0" wp14:anchorId="5EA3F5E4" wp14:editId="531D0DE9">
                                      <wp:extent cx="4108450" cy="1377538"/>
                                      <wp:effectExtent l="0" t="0" r="6350" b="0"/>
                                      <wp:docPr id="37" name="Picture 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agen relacionada"/>
                                              <pic:cNvPicPr>
                                                <a:picLocks noChangeAspect="1" noChangeArrowheads="1"/>
                                              </pic:cNvPicPr>
                                            </pic:nvPicPr>
                                            <pic:blipFill rotWithShape="1">
                                              <a:blip r:embed="rId9" cstate="screen">
                                                <a:extLst>
                                                  <a:ext uri="{28A0092B-C50C-407E-A947-70E740481C1C}">
                                                    <a14:useLocalDpi xmlns:a14="http://schemas.microsoft.com/office/drawing/2010/main"/>
                                                  </a:ext>
                                                </a:extLst>
                                              </a:blip>
                                              <a:srcRect/>
                                              <a:stretch/>
                                            </pic:blipFill>
                                            <pic:spPr bwMode="auto">
                                              <a:xfrm>
                                                <a:off x="0" y="0"/>
                                                <a:ext cx="4190218" cy="1404954"/>
                                              </a:xfrm>
                                              <a:prstGeom prst="rect">
                                                <a:avLst/>
                                              </a:prstGeom>
                                              <a:noFill/>
                                              <a:extLst/>
                                            </pic:spPr>
                                          </pic:pic>
                                        </a:graphicData>
                                      </a:graphic>
                                    </wp:inline>
                                  </w:drawing>
                                </w:r>
                              </w:p>
                              <w:p w14:paraId="6EA94416" w14:textId="77777777" w:rsidR="00655434" w:rsidRPr="002477A3" w:rsidRDefault="00655434" w:rsidP="00C40089">
                                <w:pPr>
                                  <w:jc w:val="center"/>
                                  <w:rPr>
                                    <w:color w:val="17365D"/>
                                    <w:sz w:val="80"/>
                                    <w:szCs w:val="80"/>
                                  </w:rPr>
                                </w:pPr>
                              </w:p>
                              <w:p w14:paraId="6EA5F9AC" w14:textId="77777777" w:rsidR="00655434" w:rsidRPr="002477A3" w:rsidRDefault="00655434" w:rsidP="00C40089">
                                <w:pPr>
                                  <w:spacing w:after="0"/>
                                  <w:jc w:val="center"/>
                                  <w:rPr>
                                    <w:color w:val="17365D"/>
                                    <w:sz w:val="60"/>
                                    <w:szCs w:val="60"/>
                                  </w:rPr>
                                </w:pPr>
                              </w:p>
                              <w:p w14:paraId="70683B16" w14:textId="77777777" w:rsidR="00655434" w:rsidRPr="007225F8" w:rsidRDefault="00655434" w:rsidP="00C40089">
                                <w:pPr>
                                  <w:spacing w:after="0" w:line="240" w:lineRule="auto"/>
                                  <w:jc w:val="center"/>
                                  <w:rPr>
                                    <w:rFonts w:ascii="Century Gothic" w:hAnsi="Century Gothic"/>
                                    <w:color w:val="FFFFFF"/>
                                    <w:sz w:val="28"/>
                                    <w:szCs w:val="28"/>
                                  </w:rPr>
                                </w:pPr>
                                <w:r w:rsidRPr="007225F8">
                                  <w:rPr>
                                    <w:rFonts w:ascii="Century Gothic" w:hAnsi="Century Gothic"/>
                                    <w:b/>
                                    <w:color w:val="17365D"/>
                                    <w:sz w:val="60"/>
                                    <w:szCs w:val="60"/>
                                  </w:rPr>
                                  <w:t xml:space="preserve">Documento </w:t>
                                </w:r>
                                <w:r>
                                  <w:rPr>
                                    <w:rFonts w:ascii="Century Gothic" w:hAnsi="Century Gothic"/>
                                    <w:b/>
                                    <w:color w:val="17365D"/>
                                    <w:sz w:val="60"/>
                                    <w:szCs w:val="60"/>
                                  </w:rPr>
                                  <w:t>funcional descriptivo de desarrollos Salesforce para la creación de app operador.</w:t>
                                </w:r>
                              </w:p>
                              <w:p w14:paraId="69AFA1B7" w14:textId="77777777" w:rsidR="00655434" w:rsidRPr="002477A3" w:rsidRDefault="00655434" w:rsidP="00C40089">
                                <w:pPr>
                                  <w:spacing w:after="0" w:line="240" w:lineRule="auto"/>
                                  <w:jc w:val="center"/>
                                  <w:rPr>
                                    <w:color w:val="FFFFFF"/>
                                    <w:sz w:val="28"/>
                                    <w:szCs w:val="28"/>
                                  </w:rPr>
                                </w:pPr>
                              </w:p>
                              <w:p w14:paraId="11DBEAE3" w14:textId="77777777" w:rsidR="00655434" w:rsidRDefault="00655434" w:rsidP="00C40089">
                                <w:pPr>
                                  <w:jc w:val="center"/>
                                  <w:rPr>
                                    <w:sz w:val="28"/>
                                    <w:szCs w:val="28"/>
                                  </w:rPr>
                                </w:pPr>
                              </w:p>
                              <w:p w14:paraId="3CCEAE2D" w14:textId="77777777" w:rsidR="00655434" w:rsidRDefault="00655434" w:rsidP="00C40089">
                                <w:pPr>
                                  <w:jc w:val="center"/>
                                  <w:rPr>
                                    <w:sz w:val="28"/>
                                    <w:szCs w:val="28"/>
                                  </w:rPr>
                                </w:pPr>
                              </w:p>
                              <w:p w14:paraId="5FFCD886" w14:textId="77777777" w:rsidR="00655434" w:rsidRDefault="00655434" w:rsidP="00C40089">
                                <w:pPr>
                                  <w:jc w:val="center"/>
                                  <w:rPr>
                                    <w:sz w:val="28"/>
                                    <w:szCs w:val="28"/>
                                  </w:rPr>
                                </w:pPr>
                              </w:p>
                              <w:p w14:paraId="020B8744" w14:textId="77777777" w:rsidR="00655434" w:rsidRPr="002477A3" w:rsidRDefault="00655434" w:rsidP="00C40089">
                                <w:pPr>
                                  <w:jc w:val="center"/>
                                  <w:rPr>
                                    <w:sz w:val="28"/>
                                    <w:szCs w:val="28"/>
                                  </w:rPr>
                                </w:pPr>
                              </w:p>
                              <w:p w14:paraId="0F50F57A" w14:textId="77777777" w:rsidR="00655434" w:rsidRPr="002477A3" w:rsidRDefault="00655434" w:rsidP="00C40089">
                                <w:pPr>
                                  <w:jc w:val="center"/>
                                  <w:rPr>
                                    <w:color w:val="1F497D"/>
                                  </w:rPr>
                                </w:pPr>
                              </w:p>
                              <w:p w14:paraId="2FE5FE86" w14:textId="77777777" w:rsidR="00655434" w:rsidRPr="002477A3" w:rsidRDefault="00655434" w:rsidP="00C40089">
                                <w:pPr>
                                  <w:jc w:val="center"/>
                                  <w:rPr>
                                    <w:color w:val="1F497D"/>
                                  </w:rPr>
                                </w:pPr>
                              </w:p>
                              <w:p w14:paraId="256223D0" w14:textId="77777777" w:rsidR="00655434" w:rsidRPr="002477A3" w:rsidRDefault="00655434" w:rsidP="00C40089">
                                <w:pPr>
                                  <w:pStyle w:val="Sinespaciado1"/>
                                  <w:rPr>
                                    <w:rFonts w:asciiTheme="minorHAnsi" w:hAnsiTheme="minorHAnsi"/>
                                    <w:color w:val="1F497D"/>
                                    <w:lang w:val="es-MX"/>
                                  </w:rPr>
                                </w:pPr>
                              </w:p>
                              <w:p w14:paraId="4104A0D4" w14:textId="77777777" w:rsidR="00655434" w:rsidRPr="002477A3" w:rsidRDefault="00655434" w:rsidP="00C40089">
                                <w:pPr>
                                  <w:pStyle w:val="Sinespaciado1"/>
                                  <w:jc w:val="right"/>
                                  <w:rPr>
                                    <w:rFonts w:asciiTheme="minorHAnsi" w:hAnsiTheme="minorHAnsi"/>
                                    <w:color w:val="1F497D"/>
                                    <w:lang w:val="es-MX"/>
                                  </w:rPr>
                                </w:pPr>
                              </w:p>
                              <w:p w14:paraId="699ABCAE" w14:textId="77777777" w:rsidR="00655434" w:rsidRPr="002477A3" w:rsidRDefault="00655434" w:rsidP="00C40089">
                                <w:pPr>
                                  <w:pStyle w:val="Sinespaciado1"/>
                                  <w:jc w:val="right"/>
                                  <w:rPr>
                                    <w:rFonts w:asciiTheme="minorHAnsi" w:hAnsiTheme="minorHAnsi"/>
                                    <w:color w:val="1F497D"/>
                                    <w:lang w:val="es-MX"/>
                                  </w:rPr>
                                </w:pPr>
                              </w:p>
                              <w:p w14:paraId="70454CFA" w14:textId="77777777" w:rsidR="00655434" w:rsidRPr="002477A3" w:rsidRDefault="00655434" w:rsidP="00C40089">
                                <w:pPr>
                                  <w:pStyle w:val="Sinespaciado1"/>
                                  <w:jc w:val="right"/>
                                  <w:rPr>
                                    <w:rFonts w:asciiTheme="minorHAnsi" w:hAnsiTheme="minorHAnsi"/>
                                    <w:color w:val="1F497D"/>
                                    <w:lang w:val="es-MX"/>
                                  </w:rPr>
                                </w:pPr>
                              </w:p>
                              <w:p w14:paraId="2DA716FF" w14:textId="77777777" w:rsidR="00655434" w:rsidRPr="002477A3" w:rsidRDefault="00655434" w:rsidP="00C40089">
                                <w:pPr>
                                  <w:pStyle w:val="Sinespaciado1"/>
                                  <w:jc w:val="right"/>
                                  <w:rPr>
                                    <w:rFonts w:asciiTheme="minorHAnsi" w:hAnsiTheme="minorHAnsi"/>
                                    <w:color w:val="1F497D"/>
                                    <w:lang w:val="es-MX"/>
                                  </w:rPr>
                                </w:pPr>
                              </w:p>
                              <w:p w14:paraId="7E29F7FE" w14:textId="77777777" w:rsidR="00655434" w:rsidRPr="002477A3" w:rsidRDefault="00655434" w:rsidP="00C40089">
                                <w:pPr>
                                  <w:pStyle w:val="Sinespaciado1"/>
                                  <w:jc w:val="right"/>
                                  <w:rPr>
                                    <w:rFonts w:asciiTheme="minorHAnsi" w:hAnsiTheme="minorHAnsi"/>
                                    <w:color w:val="1F497D"/>
                                    <w:lang w:val="es-MX"/>
                                  </w:rPr>
                                </w:pPr>
                              </w:p>
                              <w:p w14:paraId="2B1BD6CB" w14:textId="77777777" w:rsidR="00655434" w:rsidRPr="002477A3" w:rsidRDefault="00655434" w:rsidP="00C40089">
                                <w:pPr>
                                  <w:pStyle w:val="Sinespaciado1"/>
                                  <w:jc w:val="right"/>
                                  <w:rPr>
                                    <w:rFonts w:asciiTheme="minorHAnsi" w:hAnsiTheme="minorHAnsi"/>
                                    <w:color w:val="1F497D"/>
                                    <w:lang w:val="es-MX"/>
                                  </w:rPr>
                                </w:pPr>
                              </w:p>
                              <w:p w14:paraId="660BE59D" w14:textId="77777777" w:rsidR="00655434" w:rsidRPr="002477A3" w:rsidRDefault="00655434" w:rsidP="00C40089">
                                <w:pPr>
                                  <w:pStyle w:val="Sinespaciado1"/>
                                  <w:jc w:val="right"/>
                                  <w:rPr>
                                    <w:rFonts w:asciiTheme="minorHAnsi" w:hAnsiTheme="minorHAnsi"/>
                                    <w:color w:val="1F497D"/>
                                    <w:lang w:val="es-MX"/>
                                  </w:rPr>
                                </w:pPr>
                              </w:p>
                              <w:p w14:paraId="717496E4" w14:textId="77777777" w:rsidR="00655434" w:rsidRPr="002477A3" w:rsidRDefault="00655434" w:rsidP="00C40089">
                                <w:pPr>
                                  <w:pStyle w:val="Sinespaciado1"/>
                                  <w:rPr>
                                    <w:rFonts w:asciiTheme="minorHAnsi" w:hAnsiTheme="minorHAnsi"/>
                                    <w:color w:val="17365D"/>
                                    <w:lang w:val="es-MX"/>
                                  </w:rPr>
                                </w:pPr>
                              </w:p>
                              <w:p w14:paraId="20CDA762" w14:textId="77777777" w:rsidR="00655434" w:rsidRPr="002477A3" w:rsidRDefault="00655434" w:rsidP="00C40089">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74C9482" id="Rectangle 5" o:spid="_x0000_s1026" style="position:absolute;margin-left:6.5pt;margin-top:9.7pt;width:456.2pt;height:62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" stroked="f">
                    <v:textbox>
                      <w:txbxContent>
                        <w:p w14:paraId="3445A3CA" w14:textId="77777777" w:rsidR="00655434" w:rsidRDefault="00655434" w:rsidP="00C40089">
                          <w:pPr>
                            <w:jc w:val="center"/>
                            <w:rPr>
                              <w:color w:val="17365D"/>
                              <w:sz w:val="80"/>
                              <w:szCs w:val="80"/>
                            </w:rPr>
                          </w:pPr>
                          <w:r w:rsidRPr="00EF249E">
                            <w:rPr>
                              <w:noProof/>
                              <w:lang w:eastAsia="es-MX"/>
                            </w:rPr>
                            <w:drawing>
                              <wp:inline distT="0" distB="0" distL="0" distR="0" wp14:anchorId="5EA3F5E4" wp14:editId="531D0DE9">
                                <wp:extent cx="4108450" cy="1377538"/>
                                <wp:effectExtent l="0" t="0" r="6350" b="0"/>
                                <wp:docPr id="37" name="Picture 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agen relacionada"/>
                                        <pic:cNvPicPr>
                                          <a:picLocks noChangeAspect="1" noChangeArrowheads="1"/>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4190218" cy="1404954"/>
                                        </a:xfrm>
                                        <a:prstGeom prst="rect">
                                          <a:avLst/>
                                        </a:prstGeom>
                                        <a:noFill/>
                                        <a:extLst/>
                                      </pic:spPr>
                                    </pic:pic>
                                  </a:graphicData>
                                </a:graphic>
                              </wp:inline>
                            </w:drawing>
                          </w:r>
                        </w:p>
                        <w:p w14:paraId="6EA94416" w14:textId="77777777" w:rsidR="00655434" w:rsidRPr="002477A3" w:rsidRDefault="00655434" w:rsidP="00C40089">
                          <w:pPr>
                            <w:jc w:val="center"/>
                            <w:rPr>
                              <w:color w:val="17365D"/>
                              <w:sz w:val="80"/>
                              <w:szCs w:val="80"/>
                            </w:rPr>
                          </w:pPr>
                        </w:p>
                        <w:p w14:paraId="6EA5F9AC" w14:textId="77777777" w:rsidR="00655434" w:rsidRPr="002477A3" w:rsidRDefault="00655434" w:rsidP="00C40089">
                          <w:pPr>
                            <w:spacing w:after="0"/>
                            <w:jc w:val="center"/>
                            <w:rPr>
                              <w:color w:val="17365D"/>
                              <w:sz w:val="60"/>
                              <w:szCs w:val="60"/>
                            </w:rPr>
                          </w:pPr>
                        </w:p>
                        <w:p w14:paraId="70683B16" w14:textId="77777777" w:rsidR="00655434" w:rsidRPr="007225F8" w:rsidRDefault="00655434" w:rsidP="00C40089">
                          <w:pPr>
                            <w:spacing w:after="0" w:line="240" w:lineRule="auto"/>
                            <w:jc w:val="center"/>
                            <w:rPr>
                              <w:rFonts w:ascii="Century Gothic" w:hAnsi="Century Gothic"/>
                              <w:color w:val="FFFFFF"/>
                              <w:sz w:val="28"/>
                              <w:szCs w:val="28"/>
                            </w:rPr>
                          </w:pPr>
                          <w:r w:rsidRPr="007225F8">
                            <w:rPr>
                              <w:rFonts w:ascii="Century Gothic" w:hAnsi="Century Gothic"/>
                              <w:b/>
                              <w:color w:val="17365D"/>
                              <w:sz w:val="60"/>
                              <w:szCs w:val="60"/>
                            </w:rPr>
                            <w:t xml:space="preserve">Documento </w:t>
                          </w:r>
                          <w:r>
                            <w:rPr>
                              <w:rFonts w:ascii="Century Gothic" w:hAnsi="Century Gothic"/>
                              <w:b/>
                              <w:color w:val="17365D"/>
                              <w:sz w:val="60"/>
                              <w:szCs w:val="60"/>
                            </w:rPr>
                            <w:t>funcional descriptivo de desarrollos Salesforce para la creación de app operador.</w:t>
                          </w:r>
                        </w:p>
                        <w:p w14:paraId="69AFA1B7" w14:textId="77777777" w:rsidR="00655434" w:rsidRPr="002477A3" w:rsidRDefault="00655434" w:rsidP="00C40089">
                          <w:pPr>
                            <w:spacing w:after="0" w:line="240" w:lineRule="auto"/>
                            <w:jc w:val="center"/>
                            <w:rPr>
                              <w:color w:val="FFFFFF"/>
                              <w:sz w:val="28"/>
                              <w:szCs w:val="28"/>
                            </w:rPr>
                          </w:pPr>
                        </w:p>
                        <w:p w14:paraId="11DBEAE3" w14:textId="77777777" w:rsidR="00655434" w:rsidRDefault="00655434" w:rsidP="00C40089">
                          <w:pPr>
                            <w:jc w:val="center"/>
                            <w:rPr>
                              <w:sz w:val="28"/>
                              <w:szCs w:val="28"/>
                            </w:rPr>
                          </w:pPr>
                        </w:p>
                        <w:p w14:paraId="3CCEAE2D" w14:textId="77777777" w:rsidR="00655434" w:rsidRDefault="00655434" w:rsidP="00C40089">
                          <w:pPr>
                            <w:jc w:val="center"/>
                            <w:rPr>
                              <w:sz w:val="28"/>
                              <w:szCs w:val="28"/>
                            </w:rPr>
                          </w:pPr>
                        </w:p>
                        <w:p w14:paraId="5FFCD886" w14:textId="77777777" w:rsidR="00655434" w:rsidRDefault="00655434" w:rsidP="00C40089">
                          <w:pPr>
                            <w:jc w:val="center"/>
                            <w:rPr>
                              <w:sz w:val="28"/>
                              <w:szCs w:val="28"/>
                            </w:rPr>
                          </w:pPr>
                        </w:p>
                        <w:p w14:paraId="020B8744" w14:textId="77777777" w:rsidR="00655434" w:rsidRPr="002477A3" w:rsidRDefault="00655434" w:rsidP="00C40089">
                          <w:pPr>
                            <w:jc w:val="center"/>
                            <w:rPr>
                              <w:sz w:val="28"/>
                              <w:szCs w:val="28"/>
                            </w:rPr>
                          </w:pPr>
                        </w:p>
                        <w:p w14:paraId="0F50F57A" w14:textId="77777777" w:rsidR="00655434" w:rsidRPr="002477A3" w:rsidRDefault="00655434" w:rsidP="00C40089">
                          <w:pPr>
                            <w:jc w:val="center"/>
                            <w:rPr>
                              <w:color w:val="1F497D"/>
                            </w:rPr>
                          </w:pPr>
                        </w:p>
                        <w:p w14:paraId="2FE5FE86" w14:textId="77777777" w:rsidR="00655434" w:rsidRPr="002477A3" w:rsidRDefault="00655434" w:rsidP="00C40089">
                          <w:pPr>
                            <w:jc w:val="center"/>
                            <w:rPr>
                              <w:color w:val="1F497D"/>
                            </w:rPr>
                          </w:pPr>
                        </w:p>
                        <w:p w14:paraId="256223D0" w14:textId="77777777" w:rsidR="00655434" w:rsidRPr="002477A3" w:rsidRDefault="00655434" w:rsidP="00C40089">
                          <w:pPr>
                            <w:pStyle w:val="Sinespaciado1"/>
                            <w:rPr>
                              <w:rFonts w:asciiTheme="minorHAnsi" w:hAnsiTheme="minorHAnsi"/>
                              <w:color w:val="1F497D"/>
                              <w:lang w:val="es-MX"/>
                            </w:rPr>
                          </w:pPr>
                        </w:p>
                        <w:p w14:paraId="4104A0D4" w14:textId="77777777" w:rsidR="00655434" w:rsidRPr="002477A3" w:rsidRDefault="00655434" w:rsidP="00C40089">
                          <w:pPr>
                            <w:pStyle w:val="Sinespaciado1"/>
                            <w:jc w:val="right"/>
                            <w:rPr>
                              <w:rFonts w:asciiTheme="minorHAnsi" w:hAnsiTheme="minorHAnsi"/>
                              <w:color w:val="1F497D"/>
                              <w:lang w:val="es-MX"/>
                            </w:rPr>
                          </w:pPr>
                        </w:p>
                        <w:p w14:paraId="699ABCAE" w14:textId="77777777" w:rsidR="00655434" w:rsidRPr="002477A3" w:rsidRDefault="00655434" w:rsidP="00C40089">
                          <w:pPr>
                            <w:pStyle w:val="Sinespaciado1"/>
                            <w:jc w:val="right"/>
                            <w:rPr>
                              <w:rFonts w:asciiTheme="minorHAnsi" w:hAnsiTheme="minorHAnsi"/>
                              <w:color w:val="1F497D"/>
                              <w:lang w:val="es-MX"/>
                            </w:rPr>
                          </w:pPr>
                        </w:p>
                        <w:p w14:paraId="70454CFA" w14:textId="77777777" w:rsidR="00655434" w:rsidRPr="002477A3" w:rsidRDefault="00655434" w:rsidP="00C40089">
                          <w:pPr>
                            <w:pStyle w:val="Sinespaciado1"/>
                            <w:jc w:val="right"/>
                            <w:rPr>
                              <w:rFonts w:asciiTheme="minorHAnsi" w:hAnsiTheme="minorHAnsi"/>
                              <w:color w:val="1F497D"/>
                              <w:lang w:val="es-MX"/>
                            </w:rPr>
                          </w:pPr>
                        </w:p>
                        <w:p w14:paraId="2DA716FF" w14:textId="77777777" w:rsidR="00655434" w:rsidRPr="002477A3" w:rsidRDefault="00655434" w:rsidP="00C40089">
                          <w:pPr>
                            <w:pStyle w:val="Sinespaciado1"/>
                            <w:jc w:val="right"/>
                            <w:rPr>
                              <w:rFonts w:asciiTheme="minorHAnsi" w:hAnsiTheme="minorHAnsi"/>
                              <w:color w:val="1F497D"/>
                              <w:lang w:val="es-MX"/>
                            </w:rPr>
                          </w:pPr>
                        </w:p>
                        <w:p w14:paraId="7E29F7FE" w14:textId="77777777" w:rsidR="00655434" w:rsidRPr="002477A3" w:rsidRDefault="00655434" w:rsidP="00C40089">
                          <w:pPr>
                            <w:pStyle w:val="Sinespaciado1"/>
                            <w:jc w:val="right"/>
                            <w:rPr>
                              <w:rFonts w:asciiTheme="minorHAnsi" w:hAnsiTheme="minorHAnsi"/>
                              <w:color w:val="1F497D"/>
                              <w:lang w:val="es-MX"/>
                            </w:rPr>
                          </w:pPr>
                        </w:p>
                        <w:p w14:paraId="2B1BD6CB" w14:textId="77777777" w:rsidR="00655434" w:rsidRPr="002477A3" w:rsidRDefault="00655434" w:rsidP="00C40089">
                          <w:pPr>
                            <w:pStyle w:val="Sinespaciado1"/>
                            <w:jc w:val="right"/>
                            <w:rPr>
                              <w:rFonts w:asciiTheme="minorHAnsi" w:hAnsiTheme="minorHAnsi"/>
                              <w:color w:val="1F497D"/>
                              <w:lang w:val="es-MX"/>
                            </w:rPr>
                          </w:pPr>
                        </w:p>
                        <w:p w14:paraId="660BE59D" w14:textId="77777777" w:rsidR="00655434" w:rsidRPr="002477A3" w:rsidRDefault="00655434" w:rsidP="00C40089">
                          <w:pPr>
                            <w:pStyle w:val="Sinespaciado1"/>
                            <w:jc w:val="right"/>
                            <w:rPr>
                              <w:rFonts w:asciiTheme="minorHAnsi" w:hAnsiTheme="minorHAnsi"/>
                              <w:color w:val="1F497D"/>
                              <w:lang w:val="es-MX"/>
                            </w:rPr>
                          </w:pPr>
                        </w:p>
                        <w:p w14:paraId="717496E4" w14:textId="77777777" w:rsidR="00655434" w:rsidRPr="002477A3" w:rsidRDefault="00655434" w:rsidP="00C40089">
                          <w:pPr>
                            <w:pStyle w:val="Sinespaciado1"/>
                            <w:rPr>
                              <w:rFonts w:asciiTheme="minorHAnsi" w:hAnsiTheme="minorHAnsi"/>
                              <w:color w:val="17365D"/>
                              <w:lang w:val="es-MX"/>
                            </w:rPr>
                          </w:pPr>
                        </w:p>
                        <w:p w14:paraId="20CDA762" w14:textId="77777777" w:rsidR="00655434" w:rsidRPr="002477A3" w:rsidRDefault="00655434" w:rsidP="00C40089">
                          <w:pPr>
                            <w:jc w:val="right"/>
                          </w:pPr>
                        </w:p>
                      </w:txbxContent>
                    </v:textbox>
                  </v:rect>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054"/>
          </w:tblGrid>
          <w:tr w:rsidR="00C40089" w14:paraId="34F2C5DE" w14:textId="77777777">
            <w:tc>
              <w:tcPr>
                <w:tcW w:w="5000" w:type="pct"/>
              </w:tcPr>
              <w:p w14:paraId="5B24FC60" w14:textId="77777777" w:rsidR="00C40089" w:rsidRDefault="00C40089">
                <w:pPr>
                  <w:pStyle w:val="Sinespaciado"/>
                </w:pPr>
              </w:p>
            </w:tc>
          </w:tr>
        </w:tbl>
        <w:p w14:paraId="609DAB11" w14:textId="77777777" w:rsidR="00C40089" w:rsidRDefault="00C40089"/>
        <w:p w14:paraId="1BB887B7" w14:textId="77777777" w:rsidR="00C40089" w:rsidRDefault="00C40089">
          <w:pPr>
            <w:rPr>
              <w:rStyle w:val="Hipervnculo"/>
              <w:b/>
              <w:bCs/>
              <w:noProof/>
            </w:rPr>
          </w:pPr>
          <w:r>
            <w:rPr>
              <w:rStyle w:val="Hipervnculo"/>
              <w:b/>
              <w:bCs/>
              <w:noProof/>
            </w:rPr>
            <w:br w:type="page"/>
          </w:r>
        </w:p>
        <w:p w14:paraId="113B3779" w14:textId="77777777" w:rsidR="00C40089" w:rsidRPr="007225F8" w:rsidRDefault="00C40089" w:rsidP="00C40089">
          <w:pPr>
            <w:pStyle w:val="Tabladeilustraciones"/>
            <w:tabs>
              <w:tab w:val="right" w:leader="dot" w:pos="8828"/>
            </w:tabs>
            <w:rPr>
              <w:rFonts w:ascii="Arial" w:eastAsiaTheme="majorEastAsia" w:hAnsi="Arial" w:cs="Arial"/>
              <w:b/>
              <w:bCs/>
              <w:color w:val="365F91" w:themeColor="accent1" w:themeShade="BF"/>
              <w:sz w:val="32"/>
              <w:szCs w:val="32"/>
              <w:lang w:eastAsia="es-MX"/>
            </w:rPr>
          </w:pPr>
          <w:r w:rsidRPr="007225F8">
            <w:rPr>
              <w:rFonts w:ascii="Arial" w:eastAsiaTheme="majorEastAsia" w:hAnsi="Arial" w:cs="Arial"/>
              <w:b/>
              <w:bCs/>
              <w:color w:val="365F91" w:themeColor="accent1" w:themeShade="BF"/>
              <w:sz w:val="32"/>
              <w:szCs w:val="32"/>
              <w:lang w:eastAsia="es-MX"/>
            </w:rPr>
            <w:lastRenderedPageBreak/>
            <w:t>Control de cambios</w:t>
          </w:r>
        </w:p>
        <w:p w14:paraId="27CBD515" w14:textId="77777777" w:rsidR="00C40089" w:rsidRPr="00222404" w:rsidRDefault="00C40089" w:rsidP="00C40089">
          <w:pPr>
            <w:rPr>
              <w:rFonts w:ascii="Arial" w:hAnsi="Arial" w:cs="Arial"/>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7"/>
            <w:gridCol w:w="1336"/>
            <w:gridCol w:w="2374"/>
            <w:gridCol w:w="4007"/>
          </w:tblGrid>
          <w:tr w:rsidR="00C40089" w:rsidRPr="00222404" w14:paraId="455963B5" w14:textId="77777777" w:rsidTr="0026651D">
            <w:trPr>
              <w:cantSplit/>
              <w:trHeight w:val="352"/>
            </w:trPr>
            <w:tc>
              <w:tcPr>
                <w:tcW w:w="738" w:type="pct"/>
                <w:shd w:val="clear" w:color="auto" w:fill="1F497D" w:themeFill="text2"/>
                <w:vAlign w:val="center"/>
              </w:tcPr>
              <w:p w14:paraId="51BA3BFA" w14:textId="77777777" w:rsidR="00C40089" w:rsidRPr="00222404" w:rsidRDefault="00C40089" w:rsidP="0026651D">
                <w:pPr>
                  <w:spacing w:after="0" w:line="240" w:lineRule="auto"/>
                  <w:jc w:val="center"/>
                  <w:rPr>
                    <w:rFonts w:ascii="Arial" w:hAnsi="Arial" w:cs="Arial"/>
                    <w:b/>
                    <w:bCs/>
                    <w:color w:val="FFFFFF"/>
                    <w:lang w:eastAsia="es-MX"/>
                  </w:rPr>
                </w:pPr>
                <w:r w:rsidRPr="00222404">
                  <w:rPr>
                    <w:rFonts w:ascii="Arial" w:hAnsi="Arial" w:cs="Arial"/>
                    <w:b/>
                    <w:bCs/>
                    <w:color w:val="FFFFFF"/>
                    <w:lang w:eastAsia="es-MX"/>
                  </w:rPr>
                  <w:t>Versión</w:t>
                </w:r>
              </w:p>
            </w:tc>
            <w:tc>
              <w:tcPr>
                <w:tcW w:w="738" w:type="pct"/>
                <w:shd w:val="clear" w:color="auto" w:fill="1F497D" w:themeFill="text2"/>
                <w:vAlign w:val="center"/>
              </w:tcPr>
              <w:p w14:paraId="709BCC3F" w14:textId="77777777" w:rsidR="00C40089" w:rsidRPr="00222404" w:rsidRDefault="00C40089" w:rsidP="0026651D">
                <w:pPr>
                  <w:spacing w:after="0" w:line="240" w:lineRule="auto"/>
                  <w:jc w:val="center"/>
                  <w:rPr>
                    <w:rFonts w:ascii="Arial" w:hAnsi="Arial" w:cs="Arial"/>
                    <w:b/>
                    <w:bCs/>
                    <w:color w:val="FFFFFF"/>
                    <w:lang w:eastAsia="es-MX"/>
                  </w:rPr>
                </w:pPr>
                <w:r w:rsidRPr="00222404">
                  <w:rPr>
                    <w:rFonts w:ascii="Arial" w:hAnsi="Arial" w:cs="Arial"/>
                    <w:b/>
                    <w:bCs/>
                    <w:color w:val="FFFFFF"/>
                    <w:lang w:eastAsia="es-MX"/>
                  </w:rPr>
                  <w:t>Fecha</w:t>
                </w:r>
              </w:p>
            </w:tc>
            <w:tc>
              <w:tcPr>
                <w:tcW w:w="1311" w:type="pct"/>
                <w:shd w:val="clear" w:color="auto" w:fill="1F497D" w:themeFill="text2"/>
                <w:vAlign w:val="center"/>
              </w:tcPr>
              <w:p w14:paraId="23F77257" w14:textId="77777777" w:rsidR="00C40089" w:rsidRPr="00222404" w:rsidRDefault="00C40089" w:rsidP="0026651D">
                <w:pPr>
                  <w:spacing w:after="0" w:line="240" w:lineRule="auto"/>
                  <w:jc w:val="center"/>
                  <w:rPr>
                    <w:rFonts w:ascii="Arial" w:hAnsi="Arial" w:cs="Arial"/>
                    <w:b/>
                    <w:bCs/>
                    <w:color w:val="FFFFFF"/>
                    <w:lang w:eastAsia="es-MX"/>
                  </w:rPr>
                </w:pPr>
                <w:r w:rsidRPr="00222404">
                  <w:rPr>
                    <w:rFonts w:ascii="Arial" w:hAnsi="Arial" w:cs="Arial"/>
                    <w:b/>
                    <w:bCs/>
                    <w:color w:val="FFFFFF"/>
                    <w:lang w:eastAsia="es-MX"/>
                  </w:rPr>
                  <w:t>Autor</w:t>
                </w:r>
              </w:p>
            </w:tc>
            <w:tc>
              <w:tcPr>
                <w:tcW w:w="2213" w:type="pct"/>
                <w:shd w:val="clear" w:color="auto" w:fill="1F497D" w:themeFill="text2"/>
                <w:vAlign w:val="center"/>
              </w:tcPr>
              <w:p w14:paraId="66EA4B58" w14:textId="77777777" w:rsidR="00C40089" w:rsidRPr="00222404" w:rsidRDefault="00C40089" w:rsidP="0026651D">
                <w:pPr>
                  <w:spacing w:after="0" w:line="240" w:lineRule="auto"/>
                  <w:jc w:val="center"/>
                  <w:rPr>
                    <w:rFonts w:ascii="Arial" w:hAnsi="Arial" w:cs="Arial"/>
                    <w:b/>
                    <w:bCs/>
                    <w:color w:val="FFFFFF"/>
                    <w:lang w:eastAsia="es-MX"/>
                  </w:rPr>
                </w:pPr>
                <w:r w:rsidRPr="00222404">
                  <w:rPr>
                    <w:rFonts w:ascii="Arial" w:hAnsi="Arial" w:cs="Arial"/>
                    <w:b/>
                    <w:bCs/>
                    <w:color w:val="FFFFFF"/>
                    <w:lang w:eastAsia="es-MX"/>
                  </w:rPr>
                  <w:t>Detalle</w:t>
                </w:r>
              </w:p>
            </w:tc>
          </w:tr>
          <w:tr w:rsidR="00C40089" w:rsidRPr="00222404" w14:paraId="3596340E" w14:textId="77777777" w:rsidTr="0026651D">
            <w:trPr>
              <w:trHeight w:val="273"/>
            </w:trPr>
            <w:tc>
              <w:tcPr>
                <w:tcW w:w="738" w:type="pct"/>
                <w:vAlign w:val="center"/>
              </w:tcPr>
              <w:p w14:paraId="1152F072" w14:textId="77777777" w:rsidR="00C40089" w:rsidRPr="00222404" w:rsidRDefault="00C40089" w:rsidP="0026651D">
                <w:pPr>
                  <w:pStyle w:val="Corpo"/>
                  <w:ind w:left="0"/>
                  <w:rPr>
                    <w:rFonts w:ascii="Century Gothic" w:hAnsi="Century Gothic" w:cs="Arial"/>
                    <w:sz w:val="18"/>
                    <w:szCs w:val="20"/>
                    <w:lang w:val="es-ES"/>
                  </w:rPr>
                </w:pPr>
                <w:r>
                  <w:rPr>
                    <w:rFonts w:ascii="Century Gothic" w:hAnsi="Century Gothic" w:cs="Arial"/>
                    <w:sz w:val="18"/>
                    <w:szCs w:val="20"/>
                    <w:lang w:val="es-ES"/>
                  </w:rPr>
                  <w:t>1.0.0</w:t>
                </w:r>
              </w:p>
            </w:tc>
            <w:tc>
              <w:tcPr>
                <w:tcW w:w="738" w:type="pct"/>
                <w:vAlign w:val="center"/>
              </w:tcPr>
              <w:p w14:paraId="35DF0926" w14:textId="0E5DECD0" w:rsidR="00C40089" w:rsidRPr="00222404" w:rsidRDefault="00540D1A" w:rsidP="00C40089">
                <w:pPr>
                  <w:pStyle w:val="Corpo"/>
                  <w:ind w:left="0"/>
                  <w:rPr>
                    <w:rFonts w:ascii="Century Gothic" w:hAnsi="Century Gothic" w:cs="Arial"/>
                    <w:sz w:val="18"/>
                    <w:szCs w:val="20"/>
                    <w:lang w:val="es-ES"/>
                  </w:rPr>
                </w:pPr>
                <w:r>
                  <w:rPr>
                    <w:rFonts w:ascii="Century Gothic" w:hAnsi="Century Gothic" w:cs="Arial"/>
                    <w:sz w:val="18"/>
                    <w:szCs w:val="20"/>
                    <w:lang w:val="es-ES"/>
                  </w:rPr>
                  <w:t>18/09</w:t>
                </w:r>
                <w:r w:rsidR="00410469">
                  <w:rPr>
                    <w:rFonts w:ascii="Century Gothic" w:hAnsi="Century Gothic" w:cs="Arial"/>
                    <w:sz w:val="18"/>
                    <w:szCs w:val="20"/>
                    <w:lang w:val="es-ES"/>
                  </w:rPr>
                  <w:t>/2017</w:t>
                </w:r>
              </w:p>
            </w:tc>
            <w:tc>
              <w:tcPr>
                <w:tcW w:w="1311" w:type="pct"/>
                <w:vAlign w:val="center"/>
              </w:tcPr>
              <w:p w14:paraId="486ED870" w14:textId="287CC71A" w:rsidR="00C40089" w:rsidRPr="00222404" w:rsidRDefault="00601E24" w:rsidP="00601E24">
                <w:pPr>
                  <w:pStyle w:val="Corpo"/>
                  <w:ind w:left="0"/>
                  <w:jc w:val="center"/>
                  <w:rPr>
                    <w:rFonts w:ascii="Century Gothic" w:hAnsi="Century Gothic" w:cs="Arial"/>
                    <w:sz w:val="18"/>
                    <w:szCs w:val="20"/>
                    <w:lang w:val="es-ES"/>
                  </w:rPr>
                </w:pPr>
                <w:r>
                  <w:rPr>
                    <w:rFonts w:ascii="Century Gothic" w:hAnsi="Century Gothic" w:cs="Arial"/>
                    <w:sz w:val="18"/>
                    <w:szCs w:val="20"/>
                    <w:lang w:val="es-ES"/>
                  </w:rPr>
                  <w:t>gA</w:t>
                </w:r>
              </w:p>
            </w:tc>
            <w:tc>
              <w:tcPr>
                <w:tcW w:w="2213" w:type="pct"/>
                <w:vAlign w:val="center"/>
              </w:tcPr>
              <w:p w14:paraId="5F720E29" w14:textId="77777777" w:rsidR="00C40089" w:rsidRPr="00222404" w:rsidRDefault="00C40089" w:rsidP="0026651D">
                <w:pPr>
                  <w:pStyle w:val="Corpo"/>
                  <w:ind w:left="0"/>
                  <w:rPr>
                    <w:rFonts w:ascii="Century Gothic" w:hAnsi="Century Gothic" w:cs="Arial"/>
                    <w:sz w:val="18"/>
                    <w:szCs w:val="20"/>
                    <w:lang w:val="es-ES"/>
                  </w:rPr>
                </w:pPr>
                <w:r w:rsidRPr="00222404">
                  <w:rPr>
                    <w:rFonts w:ascii="Century Gothic" w:hAnsi="Century Gothic" w:cs="Arial"/>
                    <w:sz w:val="18"/>
                    <w:szCs w:val="20"/>
                    <w:lang w:val="es-ES"/>
                  </w:rPr>
                  <w:t>Versión inicial</w:t>
                </w:r>
              </w:p>
            </w:tc>
          </w:tr>
        </w:tbl>
        <w:p w14:paraId="0B7B66BA" w14:textId="77777777" w:rsidR="00C40089" w:rsidRDefault="0055070F">
          <w:pPr>
            <w:rPr>
              <w:rStyle w:val="Hipervnculo"/>
              <w:noProof/>
            </w:rPr>
          </w:pPr>
        </w:p>
      </w:sdtContent>
    </w:sdt>
    <w:sdt>
      <w:sdtPr>
        <w:rPr>
          <w:rFonts w:asciiTheme="minorHAnsi" w:eastAsiaTheme="minorHAnsi" w:hAnsiTheme="minorHAnsi" w:cstheme="minorBidi"/>
          <w:b w:val="0"/>
          <w:bCs w:val="0"/>
          <w:color w:val="auto"/>
          <w:sz w:val="22"/>
          <w:szCs w:val="22"/>
          <w:u w:val="single"/>
          <w:lang w:val="es-ES" w:eastAsia="en-US"/>
        </w:rPr>
        <w:id w:val="13735703"/>
        <w:docPartObj>
          <w:docPartGallery w:val="Table of Contents"/>
          <w:docPartUnique/>
        </w:docPartObj>
      </w:sdtPr>
      <w:sdtEndPr/>
      <w:sdtContent>
        <w:p w14:paraId="1820B355" w14:textId="77777777" w:rsidR="00040CEC" w:rsidRPr="000C66CB" w:rsidRDefault="00040CEC">
          <w:pPr>
            <w:pStyle w:val="TtulodeTDC"/>
            <w:rPr>
              <w:rFonts w:ascii="Arial" w:hAnsi="Arial" w:cs="Arial"/>
              <w:sz w:val="32"/>
              <w:szCs w:val="32"/>
              <w:lang w:val="es-ES"/>
            </w:rPr>
          </w:pPr>
          <w:r w:rsidRPr="000C66CB">
            <w:rPr>
              <w:rFonts w:ascii="Arial" w:hAnsi="Arial" w:cs="Arial"/>
              <w:sz w:val="32"/>
              <w:szCs w:val="32"/>
              <w:lang w:val="es-ES"/>
            </w:rPr>
            <w:t>Contenido</w:t>
          </w:r>
        </w:p>
        <w:p w14:paraId="398C7B7A" w14:textId="77777777" w:rsidR="007225F8" w:rsidRPr="000C66CB" w:rsidRDefault="007225F8" w:rsidP="007225F8">
          <w:pPr>
            <w:rPr>
              <w:lang w:val="es-ES" w:eastAsia="es-MX"/>
            </w:rPr>
          </w:pPr>
        </w:p>
        <w:p w14:paraId="49E46E71" w14:textId="77777777" w:rsidR="002436D3" w:rsidRDefault="00040CEC">
          <w:pPr>
            <w:pStyle w:val="TDC1"/>
            <w:tabs>
              <w:tab w:val="left" w:pos="440"/>
              <w:tab w:val="right" w:leader="dot" w:pos="8828"/>
            </w:tabs>
            <w:rPr>
              <w:ins w:id="1" w:author="Fierro Castelan, Asbeidy Sara" w:date="2017-09-26T13:32:00Z"/>
              <w:rFonts w:eastAsiaTheme="minorEastAsia"/>
              <w:noProof/>
              <w:lang w:eastAsia="es-MX"/>
            </w:rPr>
          </w:pPr>
          <w:r w:rsidRPr="000C66CB">
            <w:fldChar w:fldCharType="begin"/>
          </w:r>
          <w:r w:rsidRPr="000C66CB">
            <w:instrText xml:space="preserve"> TOC \o "1-3" \h \z \u </w:instrText>
          </w:r>
          <w:r w:rsidRPr="000C66CB">
            <w:fldChar w:fldCharType="separate"/>
          </w:r>
          <w:ins w:id="2" w:author="Fierro Castelan, Asbeidy Sara" w:date="2017-09-26T13:32:00Z">
            <w:r w:rsidR="002436D3" w:rsidRPr="00263589">
              <w:rPr>
                <w:rStyle w:val="Hipervnculo"/>
                <w:noProof/>
              </w:rPr>
              <w:fldChar w:fldCharType="begin"/>
            </w:r>
            <w:r w:rsidR="002436D3" w:rsidRPr="00263589">
              <w:rPr>
                <w:rStyle w:val="Hipervnculo"/>
                <w:noProof/>
              </w:rPr>
              <w:instrText xml:space="preserve"> </w:instrText>
            </w:r>
            <w:r w:rsidR="002436D3">
              <w:rPr>
                <w:noProof/>
              </w:rPr>
              <w:instrText>HYPERLINK \l "_Toc494196059"</w:instrText>
            </w:r>
            <w:r w:rsidR="002436D3" w:rsidRPr="00263589">
              <w:rPr>
                <w:rStyle w:val="Hipervnculo"/>
                <w:noProof/>
              </w:rPr>
              <w:instrText xml:space="preserve"> </w:instrText>
            </w:r>
            <w:r w:rsidR="002436D3" w:rsidRPr="00263589">
              <w:rPr>
                <w:rStyle w:val="Hipervnculo"/>
                <w:noProof/>
              </w:rPr>
              <w:fldChar w:fldCharType="separate"/>
            </w:r>
            <w:r w:rsidR="002436D3" w:rsidRPr="00263589">
              <w:rPr>
                <w:rStyle w:val="Hipervnculo"/>
                <w:rFonts w:ascii="Century Gothic" w:hAnsi="Century Gothic" w:cs="Arial"/>
                <w:noProof/>
              </w:rPr>
              <w:t>1.</w:t>
            </w:r>
            <w:r w:rsidR="002436D3">
              <w:rPr>
                <w:rFonts w:eastAsiaTheme="minorEastAsia"/>
                <w:noProof/>
                <w:lang w:eastAsia="es-MX"/>
              </w:rPr>
              <w:tab/>
            </w:r>
            <w:r w:rsidR="002436D3" w:rsidRPr="00263589">
              <w:rPr>
                <w:rStyle w:val="Hipervnculo"/>
                <w:rFonts w:ascii="Century Gothic" w:hAnsi="Century Gothic" w:cs="Arial"/>
                <w:noProof/>
              </w:rPr>
              <w:t>Introducción</w:t>
            </w:r>
            <w:r w:rsidR="002436D3">
              <w:rPr>
                <w:noProof/>
                <w:webHidden/>
              </w:rPr>
              <w:tab/>
            </w:r>
            <w:r w:rsidR="002436D3">
              <w:rPr>
                <w:noProof/>
                <w:webHidden/>
              </w:rPr>
              <w:fldChar w:fldCharType="begin"/>
            </w:r>
            <w:r w:rsidR="002436D3">
              <w:rPr>
                <w:noProof/>
                <w:webHidden/>
              </w:rPr>
              <w:instrText xml:space="preserve"> PAGEREF _Toc494196059 \h </w:instrText>
            </w:r>
          </w:ins>
          <w:r w:rsidR="002436D3">
            <w:rPr>
              <w:noProof/>
              <w:webHidden/>
            </w:rPr>
          </w:r>
          <w:r w:rsidR="002436D3">
            <w:rPr>
              <w:noProof/>
              <w:webHidden/>
            </w:rPr>
            <w:fldChar w:fldCharType="separate"/>
          </w:r>
          <w:ins w:id="3" w:author="Fierro Castelan, Asbeidy Sara" w:date="2017-09-26T13:32:00Z">
            <w:r w:rsidR="002436D3">
              <w:rPr>
                <w:noProof/>
                <w:webHidden/>
              </w:rPr>
              <w:t>2</w:t>
            </w:r>
            <w:r w:rsidR="002436D3">
              <w:rPr>
                <w:noProof/>
                <w:webHidden/>
              </w:rPr>
              <w:fldChar w:fldCharType="end"/>
            </w:r>
            <w:r w:rsidR="002436D3" w:rsidRPr="00263589">
              <w:rPr>
                <w:rStyle w:val="Hipervnculo"/>
                <w:noProof/>
              </w:rPr>
              <w:fldChar w:fldCharType="end"/>
            </w:r>
          </w:ins>
        </w:p>
        <w:p w14:paraId="5B6DBAC4" w14:textId="77777777" w:rsidR="002436D3" w:rsidRDefault="002436D3">
          <w:pPr>
            <w:pStyle w:val="TDC2"/>
            <w:tabs>
              <w:tab w:val="left" w:pos="880"/>
              <w:tab w:val="right" w:leader="dot" w:pos="8828"/>
            </w:tabs>
            <w:rPr>
              <w:ins w:id="4" w:author="Fierro Castelan, Asbeidy Sara" w:date="2017-09-26T13:32:00Z"/>
              <w:rFonts w:eastAsiaTheme="minorEastAsia"/>
              <w:noProof/>
              <w:lang w:eastAsia="es-MX"/>
            </w:rPr>
          </w:pPr>
          <w:ins w:id="5" w:author="Fierro Castelan, Asbeidy Sara" w:date="2017-09-26T13:32:00Z">
            <w:r w:rsidRPr="00263589">
              <w:rPr>
                <w:rStyle w:val="Hipervnculo"/>
                <w:noProof/>
              </w:rPr>
              <w:fldChar w:fldCharType="begin"/>
            </w:r>
            <w:r w:rsidRPr="00263589">
              <w:rPr>
                <w:rStyle w:val="Hipervnculo"/>
                <w:noProof/>
              </w:rPr>
              <w:instrText xml:space="preserve"> </w:instrText>
            </w:r>
            <w:r>
              <w:rPr>
                <w:noProof/>
              </w:rPr>
              <w:instrText>HYPERLINK \l "_Toc494196060"</w:instrText>
            </w:r>
            <w:r w:rsidRPr="00263589">
              <w:rPr>
                <w:rStyle w:val="Hipervnculo"/>
                <w:noProof/>
              </w:rPr>
              <w:instrText xml:space="preserve"> </w:instrText>
            </w:r>
            <w:r w:rsidRPr="00263589">
              <w:rPr>
                <w:rStyle w:val="Hipervnculo"/>
                <w:noProof/>
              </w:rPr>
              <w:fldChar w:fldCharType="separate"/>
            </w:r>
            <w:r w:rsidRPr="00263589">
              <w:rPr>
                <w:rStyle w:val="Hipervnculo"/>
                <w:rFonts w:ascii="Century Gothic" w:eastAsia="Calibri" w:hAnsi="Century Gothic" w:cs="Arial"/>
                <w:noProof/>
                <w:lang w:val="es-ES_tradnl"/>
              </w:rPr>
              <w:t>1.1</w:t>
            </w:r>
            <w:r>
              <w:rPr>
                <w:rFonts w:eastAsiaTheme="minorEastAsia"/>
                <w:noProof/>
                <w:lang w:eastAsia="es-MX"/>
              </w:rPr>
              <w:tab/>
            </w:r>
            <w:r w:rsidRPr="00263589">
              <w:rPr>
                <w:rStyle w:val="Hipervnculo"/>
                <w:rFonts w:ascii="Century Gothic" w:eastAsia="Calibri" w:hAnsi="Century Gothic" w:cs="Arial"/>
                <w:noProof/>
                <w:lang w:val="es-ES_tradnl"/>
              </w:rPr>
              <w:t>Propósito del documento</w:t>
            </w:r>
            <w:r>
              <w:rPr>
                <w:noProof/>
                <w:webHidden/>
              </w:rPr>
              <w:tab/>
            </w:r>
            <w:r>
              <w:rPr>
                <w:noProof/>
                <w:webHidden/>
              </w:rPr>
              <w:fldChar w:fldCharType="begin"/>
            </w:r>
            <w:r>
              <w:rPr>
                <w:noProof/>
                <w:webHidden/>
              </w:rPr>
              <w:instrText xml:space="preserve"> PAGEREF _Toc494196060 \h </w:instrText>
            </w:r>
          </w:ins>
          <w:r>
            <w:rPr>
              <w:noProof/>
              <w:webHidden/>
            </w:rPr>
          </w:r>
          <w:r>
            <w:rPr>
              <w:noProof/>
              <w:webHidden/>
            </w:rPr>
            <w:fldChar w:fldCharType="separate"/>
          </w:r>
          <w:ins w:id="6" w:author="Fierro Castelan, Asbeidy Sara" w:date="2017-09-26T13:32:00Z">
            <w:r>
              <w:rPr>
                <w:noProof/>
                <w:webHidden/>
              </w:rPr>
              <w:t>2</w:t>
            </w:r>
            <w:r>
              <w:rPr>
                <w:noProof/>
                <w:webHidden/>
              </w:rPr>
              <w:fldChar w:fldCharType="end"/>
            </w:r>
            <w:r w:rsidRPr="00263589">
              <w:rPr>
                <w:rStyle w:val="Hipervnculo"/>
                <w:noProof/>
              </w:rPr>
              <w:fldChar w:fldCharType="end"/>
            </w:r>
          </w:ins>
        </w:p>
        <w:p w14:paraId="1BA2E99E" w14:textId="77777777" w:rsidR="002436D3" w:rsidRDefault="002436D3">
          <w:pPr>
            <w:pStyle w:val="TDC2"/>
            <w:tabs>
              <w:tab w:val="left" w:pos="880"/>
              <w:tab w:val="right" w:leader="dot" w:pos="8828"/>
            </w:tabs>
            <w:rPr>
              <w:ins w:id="7" w:author="Fierro Castelan, Asbeidy Sara" w:date="2017-09-26T13:32:00Z"/>
              <w:rFonts w:eastAsiaTheme="minorEastAsia"/>
              <w:noProof/>
              <w:lang w:eastAsia="es-MX"/>
            </w:rPr>
          </w:pPr>
          <w:ins w:id="8" w:author="Fierro Castelan, Asbeidy Sara" w:date="2017-09-26T13:32:00Z">
            <w:r w:rsidRPr="00263589">
              <w:rPr>
                <w:rStyle w:val="Hipervnculo"/>
                <w:noProof/>
              </w:rPr>
              <w:fldChar w:fldCharType="begin"/>
            </w:r>
            <w:r w:rsidRPr="00263589">
              <w:rPr>
                <w:rStyle w:val="Hipervnculo"/>
                <w:noProof/>
              </w:rPr>
              <w:instrText xml:space="preserve"> </w:instrText>
            </w:r>
            <w:r>
              <w:rPr>
                <w:noProof/>
              </w:rPr>
              <w:instrText>HYPERLINK \l "_Toc494196061"</w:instrText>
            </w:r>
            <w:r w:rsidRPr="00263589">
              <w:rPr>
                <w:rStyle w:val="Hipervnculo"/>
                <w:noProof/>
              </w:rPr>
              <w:instrText xml:space="preserve"> </w:instrText>
            </w:r>
            <w:r w:rsidRPr="00263589">
              <w:rPr>
                <w:rStyle w:val="Hipervnculo"/>
                <w:noProof/>
              </w:rPr>
              <w:fldChar w:fldCharType="separate"/>
            </w:r>
            <w:r w:rsidRPr="00263589">
              <w:rPr>
                <w:rStyle w:val="Hipervnculo"/>
                <w:rFonts w:ascii="Century Gothic" w:eastAsia="Calibri" w:hAnsi="Century Gothic" w:cs="Arial"/>
                <w:noProof/>
                <w:lang w:val="es-ES_tradnl"/>
              </w:rPr>
              <w:t>1.2</w:t>
            </w:r>
            <w:r>
              <w:rPr>
                <w:rFonts w:eastAsiaTheme="minorEastAsia"/>
                <w:noProof/>
                <w:lang w:eastAsia="es-MX"/>
              </w:rPr>
              <w:tab/>
            </w:r>
            <w:r w:rsidRPr="00263589">
              <w:rPr>
                <w:rStyle w:val="Hipervnculo"/>
                <w:rFonts w:ascii="Century Gothic" w:eastAsia="Calibri" w:hAnsi="Century Gothic" w:cs="Arial"/>
                <w:noProof/>
                <w:lang w:val="es-ES_tradnl"/>
              </w:rPr>
              <w:t>A quien va dirigido</w:t>
            </w:r>
            <w:r>
              <w:rPr>
                <w:noProof/>
                <w:webHidden/>
              </w:rPr>
              <w:tab/>
            </w:r>
            <w:r>
              <w:rPr>
                <w:noProof/>
                <w:webHidden/>
              </w:rPr>
              <w:fldChar w:fldCharType="begin"/>
            </w:r>
            <w:r>
              <w:rPr>
                <w:noProof/>
                <w:webHidden/>
              </w:rPr>
              <w:instrText xml:space="preserve"> PAGEREF _Toc494196061 \h </w:instrText>
            </w:r>
          </w:ins>
          <w:r>
            <w:rPr>
              <w:noProof/>
              <w:webHidden/>
            </w:rPr>
          </w:r>
          <w:r>
            <w:rPr>
              <w:noProof/>
              <w:webHidden/>
            </w:rPr>
            <w:fldChar w:fldCharType="separate"/>
          </w:r>
          <w:ins w:id="9" w:author="Fierro Castelan, Asbeidy Sara" w:date="2017-09-26T13:32:00Z">
            <w:r>
              <w:rPr>
                <w:noProof/>
                <w:webHidden/>
              </w:rPr>
              <w:t>2</w:t>
            </w:r>
            <w:r>
              <w:rPr>
                <w:noProof/>
                <w:webHidden/>
              </w:rPr>
              <w:fldChar w:fldCharType="end"/>
            </w:r>
            <w:r w:rsidRPr="00263589">
              <w:rPr>
                <w:rStyle w:val="Hipervnculo"/>
                <w:noProof/>
              </w:rPr>
              <w:fldChar w:fldCharType="end"/>
            </w:r>
          </w:ins>
        </w:p>
        <w:p w14:paraId="53E901E7" w14:textId="77777777" w:rsidR="002436D3" w:rsidRDefault="002436D3">
          <w:pPr>
            <w:pStyle w:val="TDC2"/>
            <w:tabs>
              <w:tab w:val="left" w:pos="880"/>
              <w:tab w:val="right" w:leader="dot" w:pos="8828"/>
            </w:tabs>
            <w:rPr>
              <w:ins w:id="10" w:author="Fierro Castelan, Asbeidy Sara" w:date="2017-09-26T13:32:00Z"/>
              <w:rFonts w:eastAsiaTheme="minorEastAsia"/>
              <w:noProof/>
              <w:lang w:eastAsia="es-MX"/>
            </w:rPr>
          </w:pPr>
          <w:ins w:id="11" w:author="Fierro Castelan, Asbeidy Sara" w:date="2017-09-26T13:32:00Z">
            <w:r w:rsidRPr="00263589">
              <w:rPr>
                <w:rStyle w:val="Hipervnculo"/>
                <w:noProof/>
              </w:rPr>
              <w:fldChar w:fldCharType="begin"/>
            </w:r>
            <w:r w:rsidRPr="00263589">
              <w:rPr>
                <w:rStyle w:val="Hipervnculo"/>
                <w:noProof/>
              </w:rPr>
              <w:instrText xml:space="preserve"> </w:instrText>
            </w:r>
            <w:r>
              <w:rPr>
                <w:noProof/>
              </w:rPr>
              <w:instrText>HYPERLINK \l "_Toc494196062"</w:instrText>
            </w:r>
            <w:r w:rsidRPr="00263589">
              <w:rPr>
                <w:rStyle w:val="Hipervnculo"/>
                <w:noProof/>
              </w:rPr>
              <w:instrText xml:space="preserve"> </w:instrText>
            </w:r>
            <w:r w:rsidRPr="00263589">
              <w:rPr>
                <w:rStyle w:val="Hipervnculo"/>
                <w:noProof/>
              </w:rPr>
              <w:fldChar w:fldCharType="separate"/>
            </w:r>
            <w:r w:rsidRPr="00263589">
              <w:rPr>
                <w:rStyle w:val="Hipervnculo"/>
                <w:rFonts w:ascii="Century Gothic" w:eastAsia="Calibri" w:hAnsi="Century Gothic" w:cs="Arial"/>
                <w:noProof/>
                <w:lang w:val="es-ES_tradnl"/>
              </w:rPr>
              <w:t>1.3</w:t>
            </w:r>
            <w:r>
              <w:rPr>
                <w:rFonts w:eastAsiaTheme="minorEastAsia"/>
                <w:noProof/>
                <w:lang w:eastAsia="es-MX"/>
              </w:rPr>
              <w:tab/>
            </w:r>
            <w:r w:rsidRPr="00263589">
              <w:rPr>
                <w:rStyle w:val="Hipervnculo"/>
                <w:rFonts w:ascii="Century Gothic" w:eastAsia="Calibri" w:hAnsi="Century Gothic" w:cs="Arial"/>
                <w:noProof/>
                <w:lang w:val="es-ES_tradnl"/>
              </w:rPr>
              <w:t>Alcance Alcance</w:t>
            </w:r>
            <w:r>
              <w:rPr>
                <w:noProof/>
                <w:webHidden/>
              </w:rPr>
              <w:tab/>
            </w:r>
            <w:r>
              <w:rPr>
                <w:noProof/>
                <w:webHidden/>
              </w:rPr>
              <w:fldChar w:fldCharType="begin"/>
            </w:r>
            <w:r>
              <w:rPr>
                <w:noProof/>
                <w:webHidden/>
              </w:rPr>
              <w:instrText xml:space="preserve"> PAGEREF _Toc494196062 \h </w:instrText>
            </w:r>
          </w:ins>
          <w:r>
            <w:rPr>
              <w:noProof/>
              <w:webHidden/>
            </w:rPr>
          </w:r>
          <w:r>
            <w:rPr>
              <w:noProof/>
              <w:webHidden/>
            </w:rPr>
            <w:fldChar w:fldCharType="separate"/>
          </w:r>
          <w:ins w:id="12" w:author="Fierro Castelan, Asbeidy Sara" w:date="2017-09-26T13:32:00Z">
            <w:r>
              <w:rPr>
                <w:noProof/>
                <w:webHidden/>
              </w:rPr>
              <w:t>3</w:t>
            </w:r>
            <w:r>
              <w:rPr>
                <w:noProof/>
                <w:webHidden/>
              </w:rPr>
              <w:fldChar w:fldCharType="end"/>
            </w:r>
            <w:r w:rsidRPr="00263589">
              <w:rPr>
                <w:rStyle w:val="Hipervnculo"/>
                <w:noProof/>
              </w:rPr>
              <w:fldChar w:fldCharType="end"/>
            </w:r>
          </w:ins>
        </w:p>
        <w:p w14:paraId="2CFADAE7" w14:textId="77777777" w:rsidR="002436D3" w:rsidRDefault="002436D3">
          <w:pPr>
            <w:pStyle w:val="TDC2"/>
            <w:tabs>
              <w:tab w:val="left" w:pos="880"/>
              <w:tab w:val="right" w:leader="dot" w:pos="8828"/>
            </w:tabs>
            <w:rPr>
              <w:ins w:id="13" w:author="Fierro Castelan, Asbeidy Sara" w:date="2017-09-26T13:32:00Z"/>
              <w:rFonts w:eastAsiaTheme="minorEastAsia"/>
              <w:noProof/>
              <w:lang w:eastAsia="es-MX"/>
            </w:rPr>
          </w:pPr>
          <w:ins w:id="14" w:author="Fierro Castelan, Asbeidy Sara" w:date="2017-09-26T13:32:00Z">
            <w:r w:rsidRPr="00263589">
              <w:rPr>
                <w:rStyle w:val="Hipervnculo"/>
                <w:noProof/>
              </w:rPr>
              <w:fldChar w:fldCharType="begin"/>
            </w:r>
            <w:r w:rsidRPr="00263589">
              <w:rPr>
                <w:rStyle w:val="Hipervnculo"/>
                <w:noProof/>
              </w:rPr>
              <w:instrText xml:space="preserve"> </w:instrText>
            </w:r>
            <w:r>
              <w:rPr>
                <w:noProof/>
              </w:rPr>
              <w:instrText>HYPERLINK \l "_Toc494196063"</w:instrText>
            </w:r>
            <w:r w:rsidRPr="00263589">
              <w:rPr>
                <w:rStyle w:val="Hipervnculo"/>
                <w:noProof/>
              </w:rPr>
              <w:instrText xml:space="preserve"> </w:instrText>
            </w:r>
            <w:r w:rsidRPr="00263589">
              <w:rPr>
                <w:rStyle w:val="Hipervnculo"/>
                <w:noProof/>
              </w:rPr>
              <w:fldChar w:fldCharType="separate"/>
            </w:r>
            <w:r w:rsidRPr="00263589">
              <w:rPr>
                <w:rStyle w:val="Hipervnculo"/>
                <w:rFonts w:ascii="Century Gothic" w:eastAsia="Calibri" w:hAnsi="Century Gothic" w:cs="Arial"/>
                <w:noProof/>
                <w:lang w:val="es-ES_tradnl"/>
              </w:rPr>
              <w:t>1.4</w:t>
            </w:r>
            <w:r>
              <w:rPr>
                <w:rFonts w:eastAsiaTheme="minorEastAsia"/>
                <w:noProof/>
                <w:lang w:eastAsia="es-MX"/>
              </w:rPr>
              <w:tab/>
            </w:r>
            <w:r w:rsidRPr="00263589">
              <w:rPr>
                <w:rStyle w:val="Hipervnculo"/>
                <w:rFonts w:ascii="Century Gothic" w:eastAsia="Calibri" w:hAnsi="Century Gothic" w:cs="Arial"/>
                <w:noProof/>
                <w:lang w:val="es-ES_tradnl"/>
              </w:rPr>
              <w:t>Modelo de datos SYTESA</w:t>
            </w:r>
            <w:r>
              <w:rPr>
                <w:noProof/>
                <w:webHidden/>
              </w:rPr>
              <w:tab/>
            </w:r>
            <w:r>
              <w:rPr>
                <w:noProof/>
                <w:webHidden/>
              </w:rPr>
              <w:fldChar w:fldCharType="begin"/>
            </w:r>
            <w:r>
              <w:rPr>
                <w:noProof/>
                <w:webHidden/>
              </w:rPr>
              <w:instrText xml:space="preserve"> PAGEREF _Toc494196063 \h </w:instrText>
            </w:r>
          </w:ins>
          <w:r>
            <w:rPr>
              <w:noProof/>
              <w:webHidden/>
            </w:rPr>
          </w:r>
          <w:r>
            <w:rPr>
              <w:noProof/>
              <w:webHidden/>
            </w:rPr>
            <w:fldChar w:fldCharType="separate"/>
          </w:r>
          <w:ins w:id="15" w:author="Fierro Castelan, Asbeidy Sara" w:date="2017-09-26T13:32:00Z">
            <w:r>
              <w:rPr>
                <w:noProof/>
                <w:webHidden/>
              </w:rPr>
              <w:t>3</w:t>
            </w:r>
            <w:r>
              <w:rPr>
                <w:noProof/>
                <w:webHidden/>
              </w:rPr>
              <w:fldChar w:fldCharType="end"/>
            </w:r>
            <w:r w:rsidRPr="00263589">
              <w:rPr>
                <w:rStyle w:val="Hipervnculo"/>
                <w:noProof/>
              </w:rPr>
              <w:fldChar w:fldCharType="end"/>
            </w:r>
          </w:ins>
        </w:p>
        <w:p w14:paraId="2EAC9D8C" w14:textId="77777777" w:rsidR="002436D3" w:rsidRDefault="002436D3">
          <w:pPr>
            <w:pStyle w:val="TDC1"/>
            <w:tabs>
              <w:tab w:val="left" w:pos="440"/>
              <w:tab w:val="right" w:leader="dot" w:pos="8828"/>
            </w:tabs>
            <w:rPr>
              <w:ins w:id="16" w:author="Fierro Castelan, Asbeidy Sara" w:date="2017-09-26T13:32:00Z"/>
              <w:rFonts w:eastAsiaTheme="minorEastAsia"/>
              <w:noProof/>
              <w:lang w:eastAsia="es-MX"/>
            </w:rPr>
          </w:pPr>
          <w:ins w:id="17" w:author="Fierro Castelan, Asbeidy Sara" w:date="2017-09-26T13:32:00Z">
            <w:r w:rsidRPr="00263589">
              <w:rPr>
                <w:rStyle w:val="Hipervnculo"/>
                <w:noProof/>
              </w:rPr>
              <w:fldChar w:fldCharType="begin"/>
            </w:r>
            <w:r w:rsidRPr="00263589">
              <w:rPr>
                <w:rStyle w:val="Hipervnculo"/>
                <w:noProof/>
              </w:rPr>
              <w:instrText xml:space="preserve"> </w:instrText>
            </w:r>
            <w:r>
              <w:rPr>
                <w:noProof/>
              </w:rPr>
              <w:instrText>HYPERLINK \l "_Toc494196064"</w:instrText>
            </w:r>
            <w:r w:rsidRPr="00263589">
              <w:rPr>
                <w:rStyle w:val="Hipervnculo"/>
                <w:noProof/>
              </w:rPr>
              <w:instrText xml:space="preserve"> </w:instrText>
            </w:r>
            <w:r w:rsidRPr="00263589">
              <w:rPr>
                <w:rStyle w:val="Hipervnculo"/>
                <w:noProof/>
              </w:rPr>
              <w:fldChar w:fldCharType="separate"/>
            </w:r>
            <w:r w:rsidRPr="00263589">
              <w:rPr>
                <w:rStyle w:val="Hipervnculo"/>
                <w:rFonts w:ascii="Century Gothic" w:hAnsi="Century Gothic" w:cs="Arial"/>
                <w:noProof/>
              </w:rPr>
              <w:t>2.</w:t>
            </w:r>
            <w:r>
              <w:rPr>
                <w:rFonts w:eastAsiaTheme="minorEastAsia"/>
                <w:noProof/>
                <w:lang w:eastAsia="es-MX"/>
              </w:rPr>
              <w:tab/>
            </w:r>
            <w:r w:rsidRPr="00263589">
              <w:rPr>
                <w:rStyle w:val="Hipervnculo"/>
                <w:rFonts w:ascii="Century Gothic" w:hAnsi="Century Gothic" w:cs="Arial"/>
                <w:noProof/>
              </w:rPr>
              <w:t>Desarrollos</w:t>
            </w:r>
            <w:r>
              <w:rPr>
                <w:noProof/>
                <w:webHidden/>
              </w:rPr>
              <w:tab/>
            </w:r>
            <w:r>
              <w:rPr>
                <w:noProof/>
                <w:webHidden/>
              </w:rPr>
              <w:fldChar w:fldCharType="begin"/>
            </w:r>
            <w:r>
              <w:rPr>
                <w:noProof/>
                <w:webHidden/>
              </w:rPr>
              <w:instrText xml:space="preserve"> PAGEREF _Toc494196064 \h </w:instrText>
            </w:r>
          </w:ins>
          <w:r>
            <w:rPr>
              <w:noProof/>
              <w:webHidden/>
            </w:rPr>
          </w:r>
          <w:r>
            <w:rPr>
              <w:noProof/>
              <w:webHidden/>
            </w:rPr>
            <w:fldChar w:fldCharType="separate"/>
          </w:r>
          <w:ins w:id="18" w:author="Fierro Castelan, Asbeidy Sara" w:date="2017-09-26T13:32:00Z">
            <w:r>
              <w:rPr>
                <w:noProof/>
                <w:webHidden/>
              </w:rPr>
              <w:t>4</w:t>
            </w:r>
            <w:r>
              <w:rPr>
                <w:noProof/>
                <w:webHidden/>
              </w:rPr>
              <w:fldChar w:fldCharType="end"/>
            </w:r>
            <w:r w:rsidRPr="00263589">
              <w:rPr>
                <w:rStyle w:val="Hipervnculo"/>
                <w:noProof/>
              </w:rPr>
              <w:fldChar w:fldCharType="end"/>
            </w:r>
          </w:ins>
        </w:p>
        <w:p w14:paraId="2F24BE3B" w14:textId="77777777" w:rsidR="002436D3" w:rsidRDefault="002436D3">
          <w:pPr>
            <w:pStyle w:val="TDC3"/>
            <w:tabs>
              <w:tab w:val="right" w:leader="dot" w:pos="8828"/>
            </w:tabs>
            <w:rPr>
              <w:ins w:id="19" w:author="Fierro Castelan, Asbeidy Sara" w:date="2017-09-26T13:32:00Z"/>
              <w:rFonts w:eastAsiaTheme="minorEastAsia"/>
              <w:noProof/>
              <w:lang w:eastAsia="es-MX"/>
            </w:rPr>
          </w:pPr>
          <w:ins w:id="20" w:author="Fierro Castelan, Asbeidy Sara" w:date="2017-09-26T13:32:00Z">
            <w:r w:rsidRPr="00263589">
              <w:rPr>
                <w:rStyle w:val="Hipervnculo"/>
                <w:noProof/>
              </w:rPr>
              <w:fldChar w:fldCharType="begin"/>
            </w:r>
            <w:r w:rsidRPr="00263589">
              <w:rPr>
                <w:rStyle w:val="Hipervnculo"/>
                <w:noProof/>
              </w:rPr>
              <w:instrText xml:space="preserve"> </w:instrText>
            </w:r>
            <w:r>
              <w:rPr>
                <w:noProof/>
              </w:rPr>
              <w:instrText>HYPERLINK \l "_Toc494196065"</w:instrText>
            </w:r>
            <w:r w:rsidRPr="00263589">
              <w:rPr>
                <w:rStyle w:val="Hipervnculo"/>
                <w:noProof/>
              </w:rPr>
              <w:instrText xml:space="preserve"> </w:instrText>
            </w:r>
            <w:r w:rsidRPr="00263589">
              <w:rPr>
                <w:rStyle w:val="Hipervnculo"/>
                <w:noProof/>
              </w:rPr>
              <w:fldChar w:fldCharType="separate"/>
            </w:r>
            <w:r w:rsidRPr="00263589">
              <w:rPr>
                <w:rStyle w:val="Hipervnculo"/>
                <w:rFonts w:ascii="Century Gothic" w:hAnsi="Century Gothic"/>
                <w:noProof/>
              </w:rPr>
              <w:t>Desarrollo 2.1 Inicio de sesión</w:t>
            </w:r>
            <w:r>
              <w:rPr>
                <w:noProof/>
                <w:webHidden/>
              </w:rPr>
              <w:tab/>
            </w:r>
            <w:r>
              <w:rPr>
                <w:noProof/>
                <w:webHidden/>
              </w:rPr>
              <w:fldChar w:fldCharType="begin"/>
            </w:r>
            <w:r>
              <w:rPr>
                <w:noProof/>
                <w:webHidden/>
              </w:rPr>
              <w:instrText xml:space="preserve"> PAGEREF _Toc494196065 \h </w:instrText>
            </w:r>
          </w:ins>
          <w:r>
            <w:rPr>
              <w:noProof/>
              <w:webHidden/>
            </w:rPr>
          </w:r>
          <w:r>
            <w:rPr>
              <w:noProof/>
              <w:webHidden/>
            </w:rPr>
            <w:fldChar w:fldCharType="separate"/>
          </w:r>
          <w:ins w:id="21" w:author="Fierro Castelan, Asbeidy Sara" w:date="2017-09-26T13:32:00Z">
            <w:r>
              <w:rPr>
                <w:noProof/>
                <w:webHidden/>
              </w:rPr>
              <w:t>4</w:t>
            </w:r>
            <w:r>
              <w:rPr>
                <w:noProof/>
                <w:webHidden/>
              </w:rPr>
              <w:fldChar w:fldCharType="end"/>
            </w:r>
            <w:r w:rsidRPr="00263589">
              <w:rPr>
                <w:rStyle w:val="Hipervnculo"/>
                <w:noProof/>
              </w:rPr>
              <w:fldChar w:fldCharType="end"/>
            </w:r>
          </w:ins>
        </w:p>
        <w:p w14:paraId="2FA2A404" w14:textId="77777777" w:rsidR="002436D3" w:rsidRDefault="002436D3">
          <w:pPr>
            <w:pStyle w:val="TDC3"/>
            <w:tabs>
              <w:tab w:val="right" w:leader="dot" w:pos="8828"/>
            </w:tabs>
            <w:rPr>
              <w:ins w:id="22" w:author="Fierro Castelan, Asbeidy Sara" w:date="2017-09-26T13:32:00Z"/>
              <w:rFonts w:eastAsiaTheme="minorEastAsia"/>
              <w:noProof/>
              <w:lang w:eastAsia="es-MX"/>
            </w:rPr>
          </w:pPr>
          <w:ins w:id="23" w:author="Fierro Castelan, Asbeidy Sara" w:date="2017-09-26T13:32:00Z">
            <w:r w:rsidRPr="00263589">
              <w:rPr>
                <w:rStyle w:val="Hipervnculo"/>
                <w:noProof/>
              </w:rPr>
              <w:fldChar w:fldCharType="begin"/>
            </w:r>
            <w:r w:rsidRPr="00263589">
              <w:rPr>
                <w:rStyle w:val="Hipervnculo"/>
                <w:noProof/>
              </w:rPr>
              <w:instrText xml:space="preserve"> </w:instrText>
            </w:r>
            <w:r>
              <w:rPr>
                <w:noProof/>
              </w:rPr>
              <w:instrText>HYPERLINK \l "_Toc494196066"</w:instrText>
            </w:r>
            <w:r w:rsidRPr="00263589">
              <w:rPr>
                <w:rStyle w:val="Hipervnculo"/>
                <w:noProof/>
              </w:rPr>
              <w:instrText xml:space="preserve"> </w:instrText>
            </w:r>
            <w:r w:rsidRPr="00263589">
              <w:rPr>
                <w:rStyle w:val="Hipervnculo"/>
                <w:noProof/>
              </w:rPr>
              <w:fldChar w:fldCharType="separate"/>
            </w:r>
            <w:r w:rsidRPr="00263589">
              <w:rPr>
                <w:rStyle w:val="Hipervnculo"/>
                <w:rFonts w:ascii="Century Gothic" w:hAnsi="Century Gothic"/>
                <w:noProof/>
              </w:rPr>
              <w:t>Desarrollo 2.2. Ingreso de Entrada/Salida del operador.</w:t>
            </w:r>
            <w:r>
              <w:rPr>
                <w:noProof/>
                <w:webHidden/>
              </w:rPr>
              <w:tab/>
            </w:r>
            <w:r>
              <w:rPr>
                <w:noProof/>
                <w:webHidden/>
              </w:rPr>
              <w:fldChar w:fldCharType="begin"/>
            </w:r>
            <w:r>
              <w:rPr>
                <w:noProof/>
                <w:webHidden/>
              </w:rPr>
              <w:instrText xml:space="preserve"> PAGEREF _Toc494196066 \h </w:instrText>
            </w:r>
          </w:ins>
          <w:r>
            <w:rPr>
              <w:noProof/>
              <w:webHidden/>
            </w:rPr>
          </w:r>
          <w:r>
            <w:rPr>
              <w:noProof/>
              <w:webHidden/>
            </w:rPr>
            <w:fldChar w:fldCharType="separate"/>
          </w:r>
          <w:ins w:id="24" w:author="Fierro Castelan, Asbeidy Sara" w:date="2017-09-26T13:32:00Z">
            <w:r>
              <w:rPr>
                <w:noProof/>
                <w:webHidden/>
              </w:rPr>
              <w:t>10</w:t>
            </w:r>
            <w:r>
              <w:rPr>
                <w:noProof/>
                <w:webHidden/>
              </w:rPr>
              <w:fldChar w:fldCharType="end"/>
            </w:r>
            <w:r w:rsidRPr="00263589">
              <w:rPr>
                <w:rStyle w:val="Hipervnculo"/>
                <w:noProof/>
              </w:rPr>
              <w:fldChar w:fldCharType="end"/>
            </w:r>
          </w:ins>
        </w:p>
        <w:p w14:paraId="0D7B0B57" w14:textId="77777777" w:rsidR="002436D3" w:rsidRDefault="002436D3">
          <w:pPr>
            <w:pStyle w:val="TDC3"/>
            <w:tabs>
              <w:tab w:val="right" w:leader="dot" w:pos="8828"/>
            </w:tabs>
            <w:rPr>
              <w:ins w:id="25" w:author="Fierro Castelan, Asbeidy Sara" w:date="2017-09-26T13:32:00Z"/>
              <w:rFonts w:eastAsiaTheme="minorEastAsia"/>
              <w:noProof/>
              <w:lang w:eastAsia="es-MX"/>
            </w:rPr>
          </w:pPr>
          <w:ins w:id="26" w:author="Fierro Castelan, Asbeidy Sara" w:date="2017-09-26T13:32:00Z">
            <w:r w:rsidRPr="00263589">
              <w:rPr>
                <w:rStyle w:val="Hipervnculo"/>
                <w:noProof/>
              </w:rPr>
              <w:fldChar w:fldCharType="begin"/>
            </w:r>
            <w:r w:rsidRPr="00263589">
              <w:rPr>
                <w:rStyle w:val="Hipervnculo"/>
                <w:noProof/>
              </w:rPr>
              <w:instrText xml:space="preserve"> </w:instrText>
            </w:r>
            <w:r>
              <w:rPr>
                <w:noProof/>
              </w:rPr>
              <w:instrText>HYPERLINK \l "_Toc494196067"</w:instrText>
            </w:r>
            <w:r w:rsidRPr="00263589">
              <w:rPr>
                <w:rStyle w:val="Hipervnculo"/>
                <w:noProof/>
              </w:rPr>
              <w:instrText xml:space="preserve"> </w:instrText>
            </w:r>
            <w:r w:rsidRPr="00263589">
              <w:rPr>
                <w:rStyle w:val="Hipervnculo"/>
                <w:noProof/>
              </w:rPr>
              <w:fldChar w:fldCharType="separate"/>
            </w:r>
            <w:r w:rsidRPr="00263589">
              <w:rPr>
                <w:rStyle w:val="Hipervnculo"/>
                <w:rFonts w:ascii="Century Gothic" w:hAnsi="Century Gothic"/>
                <w:noProof/>
              </w:rPr>
              <w:t>Desarrollo 2.3. Creación de rutinas.</w:t>
            </w:r>
            <w:r>
              <w:rPr>
                <w:noProof/>
                <w:webHidden/>
              </w:rPr>
              <w:tab/>
            </w:r>
            <w:r>
              <w:rPr>
                <w:noProof/>
                <w:webHidden/>
              </w:rPr>
              <w:fldChar w:fldCharType="begin"/>
            </w:r>
            <w:r>
              <w:rPr>
                <w:noProof/>
                <w:webHidden/>
              </w:rPr>
              <w:instrText xml:space="preserve"> PAGEREF _Toc494196067 \h </w:instrText>
            </w:r>
          </w:ins>
          <w:r>
            <w:rPr>
              <w:noProof/>
              <w:webHidden/>
            </w:rPr>
          </w:r>
          <w:r>
            <w:rPr>
              <w:noProof/>
              <w:webHidden/>
            </w:rPr>
            <w:fldChar w:fldCharType="separate"/>
          </w:r>
          <w:ins w:id="27" w:author="Fierro Castelan, Asbeidy Sara" w:date="2017-09-26T13:32:00Z">
            <w:r>
              <w:rPr>
                <w:noProof/>
                <w:webHidden/>
              </w:rPr>
              <w:t>18</w:t>
            </w:r>
            <w:r>
              <w:rPr>
                <w:noProof/>
                <w:webHidden/>
              </w:rPr>
              <w:fldChar w:fldCharType="end"/>
            </w:r>
            <w:r w:rsidRPr="00263589">
              <w:rPr>
                <w:rStyle w:val="Hipervnculo"/>
                <w:noProof/>
              </w:rPr>
              <w:fldChar w:fldCharType="end"/>
            </w:r>
          </w:ins>
        </w:p>
        <w:p w14:paraId="446ED2EF" w14:textId="77777777" w:rsidR="002436D3" w:rsidRDefault="002436D3">
          <w:pPr>
            <w:pStyle w:val="TDC3"/>
            <w:tabs>
              <w:tab w:val="right" w:leader="dot" w:pos="8828"/>
            </w:tabs>
            <w:rPr>
              <w:ins w:id="28" w:author="Fierro Castelan, Asbeidy Sara" w:date="2017-09-26T13:32:00Z"/>
              <w:rFonts w:eastAsiaTheme="minorEastAsia"/>
              <w:noProof/>
              <w:lang w:eastAsia="es-MX"/>
            </w:rPr>
          </w:pPr>
          <w:ins w:id="29" w:author="Fierro Castelan, Asbeidy Sara" w:date="2017-09-26T13:32:00Z">
            <w:r w:rsidRPr="00263589">
              <w:rPr>
                <w:rStyle w:val="Hipervnculo"/>
                <w:noProof/>
              </w:rPr>
              <w:fldChar w:fldCharType="begin"/>
            </w:r>
            <w:r w:rsidRPr="00263589">
              <w:rPr>
                <w:rStyle w:val="Hipervnculo"/>
                <w:noProof/>
              </w:rPr>
              <w:instrText xml:space="preserve"> </w:instrText>
            </w:r>
            <w:r>
              <w:rPr>
                <w:noProof/>
              </w:rPr>
              <w:instrText>HYPERLINK \l "_Toc494196068"</w:instrText>
            </w:r>
            <w:r w:rsidRPr="00263589">
              <w:rPr>
                <w:rStyle w:val="Hipervnculo"/>
                <w:noProof/>
              </w:rPr>
              <w:instrText xml:space="preserve"> </w:instrText>
            </w:r>
            <w:r w:rsidRPr="00263589">
              <w:rPr>
                <w:rStyle w:val="Hipervnculo"/>
                <w:noProof/>
              </w:rPr>
              <w:fldChar w:fldCharType="separate"/>
            </w:r>
            <w:r w:rsidRPr="00263589">
              <w:rPr>
                <w:rStyle w:val="Hipervnculo"/>
                <w:rFonts w:ascii="Century Gothic" w:hAnsi="Century Gothic"/>
                <w:noProof/>
              </w:rPr>
              <w:t>Desarrollo 2.4 Creación de ticket, Ver ticket(s).</w:t>
            </w:r>
            <w:r>
              <w:rPr>
                <w:noProof/>
                <w:webHidden/>
              </w:rPr>
              <w:tab/>
            </w:r>
            <w:r>
              <w:rPr>
                <w:noProof/>
                <w:webHidden/>
              </w:rPr>
              <w:fldChar w:fldCharType="begin"/>
            </w:r>
            <w:r>
              <w:rPr>
                <w:noProof/>
                <w:webHidden/>
              </w:rPr>
              <w:instrText xml:space="preserve"> PAGEREF _Toc494196068 \h </w:instrText>
            </w:r>
          </w:ins>
          <w:r>
            <w:rPr>
              <w:noProof/>
              <w:webHidden/>
            </w:rPr>
          </w:r>
          <w:r>
            <w:rPr>
              <w:noProof/>
              <w:webHidden/>
            </w:rPr>
            <w:fldChar w:fldCharType="separate"/>
          </w:r>
          <w:ins w:id="30" w:author="Fierro Castelan, Asbeidy Sara" w:date="2017-09-26T13:32:00Z">
            <w:r>
              <w:rPr>
                <w:noProof/>
                <w:webHidden/>
              </w:rPr>
              <w:t>25</w:t>
            </w:r>
            <w:r>
              <w:rPr>
                <w:noProof/>
                <w:webHidden/>
              </w:rPr>
              <w:fldChar w:fldCharType="end"/>
            </w:r>
            <w:r w:rsidRPr="00263589">
              <w:rPr>
                <w:rStyle w:val="Hipervnculo"/>
                <w:noProof/>
              </w:rPr>
              <w:fldChar w:fldCharType="end"/>
            </w:r>
          </w:ins>
        </w:p>
        <w:p w14:paraId="6A9EFBDB" w14:textId="77777777" w:rsidR="002436D3" w:rsidRDefault="002436D3">
          <w:pPr>
            <w:pStyle w:val="TDC3"/>
            <w:tabs>
              <w:tab w:val="right" w:leader="dot" w:pos="8828"/>
            </w:tabs>
            <w:rPr>
              <w:ins w:id="31" w:author="Fierro Castelan, Asbeidy Sara" w:date="2017-09-26T13:32:00Z"/>
              <w:rFonts w:eastAsiaTheme="minorEastAsia"/>
              <w:noProof/>
              <w:lang w:eastAsia="es-MX"/>
            </w:rPr>
          </w:pPr>
          <w:ins w:id="32" w:author="Fierro Castelan, Asbeidy Sara" w:date="2017-09-26T13:32:00Z">
            <w:r w:rsidRPr="00263589">
              <w:rPr>
                <w:rStyle w:val="Hipervnculo"/>
                <w:noProof/>
              </w:rPr>
              <w:fldChar w:fldCharType="begin"/>
            </w:r>
            <w:r w:rsidRPr="00263589">
              <w:rPr>
                <w:rStyle w:val="Hipervnculo"/>
                <w:noProof/>
              </w:rPr>
              <w:instrText xml:space="preserve"> </w:instrText>
            </w:r>
            <w:r>
              <w:rPr>
                <w:noProof/>
              </w:rPr>
              <w:instrText>HYPERLINK \l "_Toc494196069"</w:instrText>
            </w:r>
            <w:r w:rsidRPr="00263589">
              <w:rPr>
                <w:rStyle w:val="Hipervnculo"/>
                <w:noProof/>
              </w:rPr>
              <w:instrText xml:space="preserve"> </w:instrText>
            </w:r>
            <w:r w:rsidRPr="00263589">
              <w:rPr>
                <w:rStyle w:val="Hipervnculo"/>
                <w:noProof/>
              </w:rPr>
              <w:fldChar w:fldCharType="separate"/>
            </w:r>
            <w:r w:rsidRPr="00263589">
              <w:rPr>
                <w:rStyle w:val="Hipervnculo"/>
                <w:rFonts w:ascii="Century Gothic" w:hAnsi="Century Gothic"/>
                <w:noProof/>
              </w:rPr>
              <w:t>Desarrollo 2.5. Carga de fotografías</w:t>
            </w:r>
            <w:r>
              <w:rPr>
                <w:noProof/>
                <w:webHidden/>
              </w:rPr>
              <w:tab/>
            </w:r>
            <w:r>
              <w:rPr>
                <w:noProof/>
                <w:webHidden/>
              </w:rPr>
              <w:fldChar w:fldCharType="begin"/>
            </w:r>
            <w:r>
              <w:rPr>
                <w:noProof/>
                <w:webHidden/>
              </w:rPr>
              <w:instrText xml:space="preserve"> PAGEREF _Toc494196069 \h </w:instrText>
            </w:r>
          </w:ins>
          <w:r>
            <w:rPr>
              <w:noProof/>
              <w:webHidden/>
            </w:rPr>
          </w:r>
          <w:r>
            <w:rPr>
              <w:noProof/>
              <w:webHidden/>
            </w:rPr>
            <w:fldChar w:fldCharType="separate"/>
          </w:r>
          <w:ins w:id="33" w:author="Fierro Castelan, Asbeidy Sara" w:date="2017-09-26T13:32:00Z">
            <w:r>
              <w:rPr>
                <w:noProof/>
                <w:webHidden/>
              </w:rPr>
              <w:t>29</w:t>
            </w:r>
            <w:r>
              <w:rPr>
                <w:noProof/>
                <w:webHidden/>
              </w:rPr>
              <w:fldChar w:fldCharType="end"/>
            </w:r>
            <w:r w:rsidRPr="00263589">
              <w:rPr>
                <w:rStyle w:val="Hipervnculo"/>
                <w:noProof/>
              </w:rPr>
              <w:fldChar w:fldCharType="end"/>
            </w:r>
          </w:ins>
        </w:p>
        <w:p w14:paraId="31FC6840" w14:textId="77777777" w:rsidR="00040CEC" w:rsidRPr="000C66CB" w:rsidRDefault="00040CEC">
          <w:r w:rsidRPr="000C66CB">
            <w:rPr>
              <w:b/>
              <w:bCs/>
              <w:lang w:val="es-ES"/>
            </w:rPr>
            <w:fldChar w:fldCharType="end"/>
          </w:r>
        </w:p>
      </w:sdtContent>
    </w:sdt>
    <w:p w14:paraId="5C9AB414" w14:textId="77777777" w:rsidR="00756B9B" w:rsidRDefault="00756B9B">
      <w:pPr>
        <w:rPr>
          <w:rFonts w:ascii="Arial" w:hAnsi="Arial" w:cs="Arial"/>
          <w:sz w:val="32"/>
        </w:rPr>
      </w:pPr>
    </w:p>
    <w:p w14:paraId="35FB52FC" w14:textId="77777777" w:rsidR="00756B9B" w:rsidRDefault="00756B9B">
      <w:pPr>
        <w:rPr>
          <w:rFonts w:ascii="Arial" w:hAnsi="Arial" w:cs="Arial"/>
          <w:sz w:val="32"/>
        </w:rPr>
      </w:pPr>
    </w:p>
    <w:p w14:paraId="05AB60B9" w14:textId="77777777" w:rsidR="00756B9B" w:rsidRDefault="00756B9B">
      <w:pPr>
        <w:rPr>
          <w:rFonts w:ascii="Arial" w:hAnsi="Arial" w:cs="Arial"/>
          <w:sz w:val="32"/>
        </w:rPr>
      </w:pPr>
    </w:p>
    <w:p w14:paraId="0D1A2273" w14:textId="5D77EBB7" w:rsidR="003E07E7" w:rsidRPr="000C66CB" w:rsidRDefault="003F4FCF">
      <w:pPr>
        <w:rPr>
          <w:rFonts w:ascii="Arial" w:hAnsi="Arial" w:cs="Arial"/>
          <w:sz w:val="32"/>
        </w:rPr>
      </w:pPr>
      <w:r>
        <w:rPr>
          <w:rFonts w:ascii="Arial" w:hAnsi="Arial" w:cs="Arial"/>
          <w:sz w:val="32"/>
        </w:rPr>
        <w:softHyphen/>
      </w:r>
    </w:p>
    <w:p w14:paraId="326B410B" w14:textId="77777777" w:rsidR="0026651D" w:rsidRPr="000C66CB" w:rsidRDefault="00040CEC" w:rsidP="00040CEC">
      <w:pPr>
        <w:pStyle w:val="Ttulo1"/>
        <w:numPr>
          <w:ilvl w:val="0"/>
          <w:numId w:val="1"/>
        </w:numPr>
        <w:rPr>
          <w:rFonts w:ascii="Century Gothic" w:hAnsi="Century Gothic" w:cs="Arial"/>
          <w:sz w:val="32"/>
        </w:rPr>
      </w:pPr>
      <w:bookmarkStart w:id="34" w:name="_Toc494196059"/>
      <w:r w:rsidRPr="000C66CB">
        <w:rPr>
          <w:rFonts w:ascii="Century Gothic" w:hAnsi="Century Gothic" w:cs="Arial"/>
          <w:sz w:val="32"/>
        </w:rPr>
        <w:lastRenderedPageBreak/>
        <w:t>Introducción</w:t>
      </w:r>
      <w:bookmarkEnd w:id="34"/>
    </w:p>
    <w:p w14:paraId="57AB192A" w14:textId="77777777" w:rsidR="0010407C" w:rsidRPr="000C66CB" w:rsidRDefault="0010407C" w:rsidP="0010407C">
      <w:pPr>
        <w:rPr>
          <w:rFonts w:ascii="Century Gothic" w:hAnsi="Century Gothic"/>
        </w:rPr>
      </w:pPr>
    </w:p>
    <w:p w14:paraId="59F135C0" w14:textId="4851CE96" w:rsidR="004A1E68" w:rsidRPr="000C66CB" w:rsidRDefault="00AE5762" w:rsidP="004A1E68">
      <w:pPr>
        <w:ind w:left="360"/>
        <w:jc w:val="both"/>
        <w:rPr>
          <w:rFonts w:ascii="Century Gothic" w:hAnsi="Century Gothic"/>
        </w:rPr>
      </w:pPr>
      <w:r>
        <w:rPr>
          <w:rFonts w:ascii="Century Gothic" w:hAnsi="Century Gothic"/>
        </w:rPr>
        <w:t>Rotoplas</w:t>
      </w:r>
      <w:r w:rsidR="001F340F">
        <w:rPr>
          <w:rFonts w:ascii="Century Gothic" w:hAnsi="Century Gothic"/>
        </w:rPr>
        <w:t xml:space="preserve"> cuenta con una empresa interna</w:t>
      </w:r>
      <w:r w:rsidR="00263C88">
        <w:rPr>
          <w:rFonts w:ascii="Century Gothic" w:hAnsi="Century Gothic"/>
        </w:rPr>
        <w:t xml:space="preserve"> Soluciones y Tratamiento Ecológico S.A de C.V</w:t>
      </w:r>
      <w:r w:rsidR="001F340F">
        <w:rPr>
          <w:rFonts w:ascii="Century Gothic" w:hAnsi="Century Gothic"/>
        </w:rPr>
        <w:t xml:space="preserve"> (SYTESA) que se</w:t>
      </w:r>
      <w:r>
        <w:rPr>
          <w:rFonts w:ascii="Century Gothic" w:hAnsi="Century Gothic"/>
        </w:rPr>
        <w:t xml:space="preserve"> dedicada a la operación y mantenimiento de plantas </w:t>
      </w:r>
      <w:r w:rsidR="00263C88">
        <w:rPr>
          <w:rFonts w:ascii="Century Gothic" w:hAnsi="Century Gothic"/>
        </w:rPr>
        <w:t xml:space="preserve">de tratamiento </w:t>
      </w:r>
      <w:r>
        <w:rPr>
          <w:rFonts w:ascii="Century Gothic" w:hAnsi="Century Gothic"/>
        </w:rPr>
        <w:t xml:space="preserve">de agua residual, </w:t>
      </w:r>
      <w:r w:rsidR="001F340F">
        <w:rPr>
          <w:rFonts w:ascii="Century Gothic" w:hAnsi="Century Gothic"/>
        </w:rPr>
        <w:t>una planta</w:t>
      </w:r>
      <w:r w:rsidR="00263C88">
        <w:rPr>
          <w:rFonts w:ascii="Century Gothic" w:hAnsi="Century Gothic"/>
        </w:rPr>
        <w:t xml:space="preserve"> después de ser adquirida</w:t>
      </w:r>
      <w:r w:rsidR="001F340F">
        <w:rPr>
          <w:rFonts w:ascii="Century Gothic" w:hAnsi="Century Gothic"/>
        </w:rPr>
        <w:t xml:space="preserve"> por sus clientes</w:t>
      </w:r>
      <w:r w:rsidR="00F45F22">
        <w:rPr>
          <w:rFonts w:ascii="Century Gothic" w:hAnsi="Century Gothic"/>
        </w:rPr>
        <w:t>,</w:t>
      </w:r>
      <w:r w:rsidR="001F340F">
        <w:rPr>
          <w:rFonts w:ascii="Century Gothic" w:hAnsi="Century Gothic"/>
        </w:rPr>
        <w:t xml:space="preserve"> </w:t>
      </w:r>
      <w:r w:rsidR="00263C88">
        <w:rPr>
          <w:rFonts w:ascii="Century Gothic" w:hAnsi="Century Gothic"/>
        </w:rPr>
        <w:t xml:space="preserve">SYTESA se encarga de </w:t>
      </w:r>
      <w:r w:rsidR="001F340F">
        <w:rPr>
          <w:rFonts w:ascii="Century Gothic" w:hAnsi="Century Gothic"/>
        </w:rPr>
        <w:t>dar</w:t>
      </w:r>
      <w:r w:rsidR="009D3A2E">
        <w:rPr>
          <w:rFonts w:ascii="Century Gothic" w:hAnsi="Century Gothic"/>
        </w:rPr>
        <w:t xml:space="preserve"> mantenimiento y</w:t>
      </w:r>
      <w:r w:rsidR="001F340F">
        <w:rPr>
          <w:rFonts w:ascii="Century Gothic" w:hAnsi="Century Gothic"/>
        </w:rPr>
        <w:t xml:space="preserve"> </w:t>
      </w:r>
      <w:r w:rsidR="00741EE6">
        <w:rPr>
          <w:rFonts w:ascii="Century Gothic" w:hAnsi="Century Gothic"/>
        </w:rPr>
        <w:t>operar de</w:t>
      </w:r>
      <w:r w:rsidR="001F340F">
        <w:rPr>
          <w:rFonts w:ascii="Century Gothic" w:hAnsi="Century Gothic"/>
        </w:rPr>
        <w:t xml:space="preserve"> forma correcta la misma</w:t>
      </w:r>
      <w:r>
        <w:rPr>
          <w:rFonts w:ascii="Century Gothic" w:hAnsi="Century Gothic"/>
        </w:rPr>
        <w:t>.</w:t>
      </w:r>
      <w:r w:rsidR="00234867">
        <w:rPr>
          <w:rFonts w:ascii="Century Gothic" w:hAnsi="Century Gothic"/>
        </w:rPr>
        <w:t xml:space="preserve"> </w:t>
      </w:r>
      <w:r w:rsidR="00263C88">
        <w:rPr>
          <w:rFonts w:ascii="Century Gothic" w:hAnsi="Century Gothic"/>
        </w:rPr>
        <w:t>La operación</w:t>
      </w:r>
      <w:r w:rsidR="00234867">
        <w:rPr>
          <w:rFonts w:ascii="Century Gothic" w:hAnsi="Century Gothic"/>
        </w:rPr>
        <w:t xml:space="preserve"> inicia al </w:t>
      </w:r>
      <w:r w:rsidR="00263C88">
        <w:rPr>
          <w:rFonts w:ascii="Century Gothic" w:hAnsi="Century Gothic"/>
        </w:rPr>
        <w:t xml:space="preserve">asignar </w:t>
      </w:r>
      <w:r w:rsidR="00234867">
        <w:rPr>
          <w:rFonts w:ascii="Century Gothic" w:hAnsi="Century Gothic"/>
        </w:rPr>
        <w:t>un operador a la planta</w:t>
      </w:r>
      <w:r w:rsidR="004E3867">
        <w:rPr>
          <w:rFonts w:ascii="Century Gothic" w:hAnsi="Century Gothic"/>
        </w:rPr>
        <w:t>, el operador al llegar a la planta</w:t>
      </w:r>
      <w:r w:rsidR="00F45F22">
        <w:rPr>
          <w:rFonts w:ascii="Century Gothic" w:hAnsi="Century Gothic"/>
        </w:rPr>
        <w:t xml:space="preserve"> </w:t>
      </w:r>
      <w:r w:rsidR="004E3867">
        <w:rPr>
          <w:rFonts w:ascii="Century Gothic" w:hAnsi="Century Gothic"/>
        </w:rPr>
        <w:t xml:space="preserve">inicia </w:t>
      </w:r>
      <w:r w:rsidR="00234867">
        <w:rPr>
          <w:rFonts w:ascii="Century Gothic" w:hAnsi="Century Gothic"/>
        </w:rPr>
        <w:t xml:space="preserve">con las actividades </w:t>
      </w:r>
      <w:r w:rsidR="004E3867">
        <w:rPr>
          <w:rFonts w:ascii="Century Gothic" w:hAnsi="Century Gothic"/>
        </w:rPr>
        <w:t xml:space="preserve">indicadas en </w:t>
      </w:r>
      <w:r w:rsidR="00234867">
        <w:rPr>
          <w:rFonts w:ascii="Century Gothic" w:hAnsi="Century Gothic"/>
        </w:rPr>
        <w:t>su bitácora diaria</w:t>
      </w:r>
      <w:r w:rsidR="00CE365A">
        <w:rPr>
          <w:rFonts w:ascii="Century Gothic" w:hAnsi="Century Gothic"/>
        </w:rPr>
        <w:t>,</w:t>
      </w:r>
      <w:r w:rsidR="00234867">
        <w:rPr>
          <w:rFonts w:ascii="Century Gothic" w:hAnsi="Century Gothic"/>
        </w:rPr>
        <w:t xml:space="preserve"> adicionalmente </w:t>
      </w:r>
      <w:r w:rsidR="004E3867">
        <w:rPr>
          <w:rFonts w:ascii="Century Gothic" w:hAnsi="Century Gothic"/>
        </w:rPr>
        <w:t xml:space="preserve">a estas </w:t>
      </w:r>
      <w:r w:rsidR="00234867">
        <w:rPr>
          <w:rFonts w:ascii="Century Gothic" w:hAnsi="Century Gothic"/>
        </w:rPr>
        <w:t xml:space="preserve">actividades </w:t>
      </w:r>
      <w:r w:rsidR="00CE365A">
        <w:rPr>
          <w:rFonts w:ascii="Century Gothic" w:hAnsi="Century Gothic"/>
        </w:rPr>
        <w:t>diarias,</w:t>
      </w:r>
      <w:r w:rsidR="004E3867">
        <w:rPr>
          <w:rFonts w:ascii="Century Gothic" w:hAnsi="Century Gothic"/>
        </w:rPr>
        <w:t xml:space="preserve"> tiene una relación de actividades</w:t>
      </w:r>
      <w:r w:rsidR="00CE365A">
        <w:rPr>
          <w:rFonts w:ascii="Century Gothic" w:hAnsi="Century Gothic"/>
        </w:rPr>
        <w:t xml:space="preserve"> </w:t>
      </w:r>
      <w:r w:rsidR="00234867">
        <w:rPr>
          <w:rFonts w:ascii="Century Gothic" w:hAnsi="Century Gothic"/>
        </w:rPr>
        <w:t xml:space="preserve">mensuales  </w:t>
      </w:r>
      <w:r w:rsidR="004E3867">
        <w:rPr>
          <w:rFonts w:ascii="Century Gothic" w:hAnsi="Century Gothic"/>
        </w:rPr>
        <w:t xml:space="preserve">y </w:t>
      </w:r>
      <w:r w:rsidR="00234867">
        <w:rPr>
          <w:rFonts w:ascii="Century Gothic" w:hAnsi="Century Gothic"/>
        </w:rPr>
        <w:t>trimestrales</w:t>
      </w:r>
      <w:r w:rsidR="00F45F22">
        <w:rPr>
          <w:rFonts w:ascii="Century Gothic" w:hAnsi="Century Gothic"/>
        </w:rPr>
        <w:t xml:space="preserve"> </w:t>
      </w:r>
      <w:r w:rsidR="00785592">
        <w:rPr>
          <w:rFonts w:ascii="Century Gothic" w:hAnsi="Century Gothic"/>
        </w:rPr>
        <w:t>(</w:t>
      </w:r>
      <w:r w:rsidR="00234867">
        <w:rPr>
          <w:rFonts w:ascii="Century Gothic" w:hAnsi="Century Gothic"/>
        </w:rPr>
        <w:t>dependiendo sea el caso que le toque a la planta que se tenga asignada</w:t>
      </w:r>
      <w:r w:rsidR="00785592">
        <w:rPr>
          <w:rFonts w:ascii="Century Gothic" w:hAnsi="Century Gothic"/>
        </w:rPr>
        <w:t>)</w:t>
      </w:r>
      <w:r w:rsidR="00F45F22">
        <w:rPr>
          <w:rFonts w:ascii="Century Gothic" w:hAnsi="Century Gothic"/>
        </w:rPr>
        <w:t xml:space="preserve">; adicionalmente se tendrá la funcionalidad dentro de la aplicación para generar el levantamiento de ticket (s) para </w:t>
      </w:r>
      <w:r w:rsidR="00234867">
        <w:rPr>
          <w:rFonts w:ascii="Century Gothic" w:hAnsi="Century Gothic"/>
        </w:rPr>
        <w:t>report</w:t>
      </w:r>
      <w:r w:rsidR="00C62026">
        <w:rPr>
          <w:rFonts w:ascii="Century Gothic" w:hAnsi="Century Gothic"/>
        </w:rPr>
        <w:t>ar</w:t>
      </w:r>
      <w:r w:rsidR="00CE365A">
        <w:rPr>
          <w:rFonts w:ascii="Century Gothic" w:hAnsi="Century Gothic"/>
        </w:rPr>
        <w:t xml:space="preserve"> alguna incidencia </w:t>
      </w:r>
      <w:r w:rsidR="00157A40">
        <w:rPr>
          <w:rFonts w:ascii="Century Gothic" w:hAnsi="Century Gothic"/>
        </w:rPr>
        <w:t>que no permita el</w:t>
      </w:r>
      <w:r w:rsidR="00234867">
        <w:rPr>
          <w:rFonts w:ascii="Century Gothic" w:hAnsi="Century Gothic"/>
        </w:rPr>
        <w:t xml:space="preserve"> correcto funcionamiento</w:t>
      </w:r>
      <w:r w:rsidR="00F45F22">
        <w:rPr>
          <w:rFonts w:ascii="Century Gothic" w:hAnsi="Century Gothic"/>
        </w:rPr>
        <w:t xml:space="preserve"> de la PTAR</w:t>
      </w:r>
      <w:r w:rsidR="00FF6C9A">
        <w:rPr>
          <w:rFonts w:ascii="Century Gothic" w:hAnsi="Century Gothic"/>
        </w:rPr>
        <w:t xml:space="preserve"> o el faltante de material con el que es construida la planta</w:t>
      </w:r>
      <w:r w:rsidR="00F45F22">
        <w:rPr>
          <w:rFonts w:ascii="Century Gothic" w:hAnsi="Century Gothic"/>
        </w:rPr>
        <w:t>.</w:t>
      </w:r>
    </w:p>
    <w:p w14:paraId="3704481A" w14:textId="70B613E4" w:rsidR="00BB1757" w:rsidRPr="000C66CB" w:rsidRDefault="00785592" w:rsidP="0067288E">
      <w:pPr>
        <w:ind w:left="360"/>
        <w:jc w:val="both"/>
        <w:rPr>
          <w:rFonts w:ascii="Century Gothic" w:hAnsi="Century Gothic"/>
        </w:rPr>
      </w:pPr>
      <w:r>
        <w:rPr>
          <w:rFonts w:ascii="Century Gothic" w:hAnsi="Century Gothic"/>
        </w:rPr>
        <w:t xml:space="preserve">Este </w:t>
      </w:r>
      <w:r w:rsidR="004A1E68" w:rsidRPr="000C66CB">
        <w:rPr>
          <w:rFonts w:ascii="Century Gothic" w:hAnsi="Century Gothic"/>
        </w:rPr>
        <w:t xml:space="preserve">documento funcional </w:t>
      </w:r>
      <w:r>
        <w:rPr>
          <w:rFonts w:ascii="Century Gothic" w:hAnsi="Century Gothic"/>
        </w:rPr>
        <w:t xml:space="preserve">describe los </w:t>
      </w:r>
      <w:r w:rsidR="004A1E68" w:rsidRPr="000C66CB">
        <w:rPr>
          <w:rFonts w:ascii="Century Gothic" w:hAnsi="Century Gothic"/>
        </w:rPr>
        <w:t>desarrollos</w:t>
      </w:r>
      <w:r>
        <w:rPr>
          <w:rFonts w:ascii="Century Gothic" w:hAnsi="Century Gothic"/>
        </w:rPr>
        <w:t xml:space="preserve"> que se realizarán en</w:t>
      </w:r>
      <w:r w:rsidR="004A1E68" w:rsidRPr="000C66CB">
        <w:rPr>
          <w:rFonts w:ascii="Century Gothic" w:hAnsi="Century Gothic"/>
        </w:rPr>
        <w:t xml:space="preserve"> Salesforce </w:t>
      </w:r>
      <w:r>
        <w:rPr>
          <w:rFonts w:ascii="Century Gothic" w:hAnsi="Century Gothic"/>
        </w:rPr>
        <w:t xml:space="preserve">incluyendo la </w:t>
      </w:r>
      <w:r w:rsidR="004548A7">
        <w:rPr>
          <w:rFonts w:ascii="Century Gothic" w:hAnsi="Century Gothic"/>
        </w:rPr>
        <w:t>c</w:t>
      </w:r>
      <w:r w:rsidR="00BB1757" w:rsidRPr="000C66CB">
        <w:rPr>
          <w:rFonts w:ascii="Century Gothic" w:hAnsi="Century Gothic"/>
        </w:rPr>
        <w:t xml:space="preserve">reación, modificación de </w:t>
      </w:r>
      <w:r>
        <w:rPr>
          <w:rFonts w:ascii="Century Gothic" w:hAnsi="Century Gothic"/>
        </w:rPr>
        <w:t xml:space="preserve">una </w:t>
      </w:r>
      <w:r w:rsidR="006C46B6">
        <w:rPr>
          <w:rFonts w:ascii="Century Gothic" w:hAnsi="Century Gothic"/>
        </w:rPr>
        <w:t>app</w:t>
      </w:r>
      <w:r>
        <w:rPr>
          <w:rFonts w:ascii="Century Gothic" w:hAnsi="Century Gothic"/>
        </w:rPr>
        <w:t xml:space="preserve"> para su uso por los operadores de SYTESA, esta actividad</w:t>
      </w:r>
      <w:r w:rsidR="00BB1757" w:rsidRPr="000C66CB">
        <w:rPr>
          <w:rFonts w:ascii="Century Gothic" w:hAnsi="Century Gothic"/>
        </w:rPr>
        <w:t xml:space="preserve"> </w:t>
      </w:r>
      <w:r>
        <w:rPr>
          <w:rFonts w:ascii="Century Gothic" w:hAnsi="Century Gothic"/>
        </w:rPr>
        <w:t xml:space="preserve">se desprende del </w:t>
      </w:r>
      <w:r w:rsidR="004A1E68" w:rsidRPr="000C66CB">
        <w:rPr>
          <w:rFonts w:ascii="Century Gothic" w:hAnsi="Century Gothic"/>
        </w:rPr>
        <w:t xml:space="preserve">trabajo de análisis y diseño realizado entre el </w:t>
      </w:r>
      <w:r w:rsidR="00BB1757" w:rsidRPr="006C46B6">
        <w:rPr>
          <w:rFonts w:ascii="Century Gothic" w:hAnsi="Century Gothic"/>
          <w:highlight w:val="yellow"/>
        </w:rPr>
        <w:t>2</w:t>
      </w:r>
      <w:r w:rsidR="00A7629F">
        <w:rPr>
          <w:rFonts w:ascii="Century Gothic" w:hAnsi="Century Gothic"/>
          <w:highlight w:val="yellow"/>
        </w:rPr>
        <w:t>8</w:t>
      </w:r>
      <w:r w:rsidR="004A1E68" w:rsidRPr="006C46B6">
        <w:rPr>
          <w:rFonts w:ascii="Century Gothic" w:hAnsi="Century Gothic"/>
          <w:highlight w:val="yellow"/>
        </w:rPr>
        <w:t xml:space="preserve"> de </w:t>
      </w:r>
      <w:r w:rsidR="00A7629F">
        <w:rPr>
          <w:rFonts w:ascii="Century Gothic" w:hAnsi="Century Gothic"/>
          <w:highlight w:val="yellow"/>
        </w:rPr>
        <w:t>agosto</w:t>
      </w:r>
      <w:r w:rsidR="00BB1757" w:rsidRPr="006C46B6">
        <w:rPr>
          <w:rFonts w:ascii="Century Gothic" w:hAnsi="Century Gothic"/>
          <w:highlight w:val="yellow"/>
        </w:rPr>
        <w:t xml:space="preserve"> y el </w:t>
      </w:r>
      <w:r w:rsidR="00A7629F">
        <w:rPr>
          <w:rFonts w:ascii="Century Gothic" w:hAnsi="Century Gothic"/>
          <w:highlight w:val="yellow"/>
        </w:rPr>
        <w:t>12</w:t>
      </w:r>
      <w:r w:rsidR="004A1E68" w:rsidRPr="006C46B6">
        <w:rPr>
          <w:rFonts w:ascii="Century Gothic" w:hAnsi="Century Gothic"/>
          <w:highlight w:val="yellow"/>
        </w:rPr>
        <w:t xml:space="preserve"> </w:t>
      </w:r>
      <w:r w:rsidR="00BB1757" w:rsidRPr="006C46B6">
        <w:rPr>
          <w:rFonts w:ascii="Century Gothic" w:hAnsi="Century Gothic"/>
          <w:highlight w:val="yellow"/>
        </w:rPr>
        <w:t xml:space="preserve">de </w:t>
      </w:r>
      <w:r w:rsidR="00A7629F">
        <w:rPr>
          <w:rFonts w:ascii="Century Gothic" w:hAnsi="Century Gothic"/>
          <w:highlight w:val="yellow"/>
        </w:rPr>
        <w:t>septiembre</w:t>
      </w:r>
      <w:r w:rsidR="00BB1757" w:rsidRPr="006C46B6">
        <w:rPr>
          <w:rFonts w:ascii="Century Gothic" w:hAnsi="Century Gothic"/>
          <w:highlight w:val="yellow"/>
        </w:rPr>
        <w:t xml:space="preserve"> de 2017</w:t>
      </w:r>
      <w:r w:rsidR="004A1E68" w:rsidRPr="000C66CB">
        <w:rPr>
          <w:rFonts w:ascii="Century Gothic" w:hAnsi="Century Gothic"/>
        </w:rPr>
        <w:t xml:space="preserve"> con la part</w:t>
      </w:r>
      <w:r w:rsidR="00614E57" w:rsidRPr="000C66CB">
        <w:rPr>
          <w:rFonts w:ascii="Century Gothic" w:hAnsi="Century Gothic"/>
        </w:rPr>
        <w:t>icipación de los usuarios clave</w:t>
      </w:r>
      <w:r w:rsidR="004A1E68" w:rsidRPr="000C66CB">
        <w:rPr>
          <w:rFonts w:ascii="Century Gothic" w:hAnsi="Century Gothic"/>
        </w:rPr>
        <w:t xml:space="preserve"> </w:t>
      </w:r>
      <w:r>
        <w:rPr>
          <w:rFonts w:ascii="Century Gothic" w:hAnsi="Century Gothic"/>
        </w:rPr>
        <w:t xml:space="preserve">de </w:t>
      </w:r>
      <w:r w:rsidR="006C46B6">
        <w:rPr>
          <w:rFonts w:ascii="Century Gothic" w:hAnsi="Century Gothic"/>
        </w:rPr>
        <w:t xml:space="preserve">Rotoplas/SYTESA </w:t>
      </w:r>
      <w:r w:rsidR="004A1E68" w:rsidRPr="000C66CB">
        <w:rPr>
          <w:rFonts w:ascii="Century Gothic" w:hAnsi="Century Gothic"/>
        </w:rPr>
        <w:t xml:space="preserve">y el equipo de consultoría </w:t>
      </w:r>
      <w:r>
        <w:rPr>
          <w:rFonts w:ascii="Century Gothic" w:hAnsi="Century Gothic"/>
        </w:rPr>
        <w:t xml:space="preserve">de </w:t>
      </w:r>
      <w:r w:rsidR="004A1E68" w:rsidRPr="000C66CB">
        <w:rPr>
          <w:rFonts w:ascii="Century Gothic" w:hAnsi="Century Gothic"/>
        </w:rPr>
        <w:t>Salesforce de Grupo Assa.</w:t>
      </w:r>
    </w:p>
    <w:p w14:paraId="3A4EF0A7" w14:textId="77777777" w:rsidR="00BB1757" w:rsidRPr="000C66CB" w:rsidRDefault="00BB1757" w:rsidP="00732592">
      <w:pPr>
        <w:rPr>
          <w:rFonts w:ascii="Century Gothic" w:hAnsi="Century Gothic"/>
        </w:rPr>
      </w:pPr>
    </w:p>
    <w:p w14:paraId="0172FD08" w14:textId="77777777" w:rsidR="00040CEC" w:rsidRPr="000C66CB" w:rsidRDefault="00040CEC" w:rsidP="00732592">
      <w:pPr>
        <w:pStyle w:val="Ttulo2"/>
        <w:numPr>
          <w:ilvl w:val="0"/>
          <w:numId w:val="2"/>
        </w:numPr>
        <w:ind w:left="714" w:hanging="357"/>
        <w:rPr>
          <w:rFonts w:ascii="Century Gothic" w:eastAsia="Calibri" w:hAnsi="Century Gothic" w:cs="Arial"/>
          <w:color w:val="1F497D" w:themeColor="text2"/>
          <w:sz w:val="24"/>
          <w:szCs w:val="24"/>
          <w:lang w:val="es-ES_tradnl"/>
        </w:rPr>
      </w:pPr>
      <w:bookmarkStart w:id="35" w:name="_Toc494196060"/>
      <w:r w:rsidRPr="000C66CB">
        <w:rPr>
          <w:rFonts w:ascii="Century Gothic" w:eastAsia="Calibri" w:hAnsi="Century Gothic" w:cs="Arial"/>
          <w:color w:val="1F497D" w:themeColor="text2"/>
          <w:sz w:val="24"/>
          <w:szCs w:val="24"/>
          <w:lang w:val="es-ES_tradnl"/>
        </w:rPr>
        <w:t>Propósito del documento</w:t>
      </w:r>
      <w:bookmarkEnd w:id="35"/>
    </w:p>
    <w:p w14:paraId="3361BE86" w14:textId="77777777" w:rsidR="00BE56D9" w:rsidRPr="000C66CB" w:rsidRDefault="00BE56D9" w:rsidP="00BE56D9">
      <w:pPr>
        <w:rPr>
          <w:rFonts w:ascii="Century Gothic" w:hAnsi="Century Gothic"/>
          <w:lang w:val="es-ES_tradnl"/>
        </w:rPr>
      </w:pPr>
    </w:p>
    <w:p w14:paraId="47D6F15F" w14:textId="5934C693" w:rsidR="00732592" w:rsidRPr="000C66CB" w:rsidRDefault="00732592" w:rsidP="009A103C">
      <w:pPr>
        <w:ind w:left="357"/>
        <w:jc w:val="both"/>
        <w:rPr>
          <w:rFonts w:ascii="Century Gothic" w:hAnsi="Century Gothic"/>
          <w:i/>
        </w:rPr>
      </w:pPr>
      <w:r w:rsidRPr="000C66CB">
        <w:rPr>
          <w:rFonts w:ascii="Century Gothic" w:hAnsi="Century Gothic"/>
        </w:rPr>
        <w:t>Éste documento tiene como objetivo</w:t>
      </w:r>
      <w:r w:rsidR="009A103C" w:rsidRPr="000C66CB">
        <w:rPr>
          <w:rFonts w:ascii="Century Gothic" w:hAnsi="Century Gothic"/>
        </w:rPr>
        <w:t xml:space="preserve"> describir cada uno de los desarrollos a implementarse para el proyecto </w:t>
      </w:r>
      <w:r w:rsidR="00785592">
        <w:rPr>
          <w:rFonts w:ascii="Century Gothic" w:hAnsi="Century Gothic"/>
        </w:rPr>
        <w:t xml:space="preserve">de desarrollo </w:t>
      </w:r>
      <w:r w:rsidR="00627696">
        <w:rPr>
          <w:rFonts w:ascii="Century Gothic" w:hAnsi="Century Gothic"/>
        </w:rPr>
        <w:t xml:space="preserve">de la aplicación móvil </w:t>
      </w:r>
      <w:r w:rsidR="00785592">
        <w:rPr>
          <w:rFonts w:ascii="Century Gothic" w:hAnsi="Century Gothic"/>
        </w:rPr>
        <w:t>que usarán</w:t>
      </w:r>
      <w:r w:rsidR="00627696">
        <w:rPr>
          <w:rFonts w:ascii="Century Gothic" w:hAnsi="Century Gothic"/>
        </w:rPr>
        <w:t xml:space="preserve"> </w:t>
      </w:r>
      <w:r w:rsidR="00D6625F">
        <w:rPr>
          <w:rFonts w:ascii="Century Gothic" w:hAnsi="Century Gothic"/>
        </w:rPr>
        <w:t>los operadores de SYTESA</w:t>
      </w:r>
      <w:r w:rsidR="006B2B37">
        <w:rPr>
          <w:rFonts w:ascii="Century Gothic" w:hAnsi="Century Gothic"/>
        </w:rPr>
        <w:t xml:space="preserve"> para el </w:t>
      </w:r>
      <w:r w:rsidR="00033694">
        <w:rPr>
          <w:rFonts w:ascii="Century Gothic" w:hAnsi="Century Gothic"/>
        </w:rPr>
        <w:t>levantamiento de tickets</w:t>
      </w:r>
      <w:r w:rsidR="006B2B37">
        <w:rPr>
          <w:rFonts w:ascii="Century Gothic" w:hAnsi="Century Gothic"/>
        </w:rPr>
        <w:t xml:space="preserve"> originados de la PTAR</w:t>
      </w:r>
      <w:r w:rsidR="00033694">
        <w:rPr>
          <w:rFonts w:ascii="Century Gothic" w:hAnsi="Century Gothic"/>
        </w:rPr>
        <w:t xml:space="preserve"> y reporte de actividades </w:t>
      </w:r>
      <w:r w:rsidR="006B2B37">
        <w:rPr>
          <w:rFonts w:ascii="Century Gothic" w:hAnsi="Century Gothic"/>
        </w:rPr>
        <w:t>rutinarias</w:t>
      </w:r>
      <w:r w:rsidR="00033694">
        <w:rPr>
          <w:rFonts w:ascii="Century Gothic" w:hAnsi="Century Gothic"/>
        </w:rPr>
        <w:t xml:space="preserve"> de un operador</w:t>
      </w:r>
      <w:r w:rsidR="006B2B37">
        <w:rPr>
          <w:rFonts w:ascii="Century Gothic" w:hAnsi="Century Gothic"/>
        </w:rPr>
        <w:t xml:space="preserve"> para revisión</w:t>
      </w:r>
      <w:r w:rsidR="00205D50">
        <w:rPr>
          <w:rFonts w:ascii="Century Gothic" w:hAnsi="Century Gothic"/>
        </w:rPr>
        <w:t xml:space="preserve"> del correcto funcionamiento</w:t>
      </w:r>
      <w:r w:rsidR="006B2B37">
        <w:rPr>
          <w:rFonts w:ascii="Century Gothic" w:hAnsi="Century Gothic"/>
        </w:rPr>
        <w:t xml:space="preserve"> de las plantas tratadoras</w:t>
      </w:r>
      <w:r w:rsidR="00033694">
        <w:rPr>
          <w:rFonts w:ascii="Century Gothic" w:hAnsi="Century Gothic"/>
        </w:rPr>
        <w:t>.</w:t>
      </w:r>
    </w:p>
    <w:p w14:paraId="1BF6B4ED" w14:textId="77777777" w:rsidR="00040CEC" w:rsidRPr="000C66CB" w:rsidRDefault="00040CEC" w:rsidP="00732592">
      <w:pPr>
        <w:pStyle w:val="Ttulo2"/>
        <w:numPr>
          <w:ilvl w:val="0"/>
          <w:numId w:val="2"/>
        </w:numPr>
        <w:ind w:left="714" w:hanging="357"/>
        <w:rPr>
          <w:rFonts w:ascii="Century Gothic" w:eastAsia="Calibri" w:hAnsi="Century Gothic" w:cs="Arial"/>
          <w:color w:val="1F497D" w:themeColor="text2"/>
          <w:sz w:val="24"/>
          <w:szCs w:val="24"/>
          <w:lang w:val="es-ES_tradnl"/>
        </w:rPr>
      </w:pPr>
      <w:bookmarkStart w:id="36" w:name="_Toc494196061"/>
      <w:r w:rsidRPr="000C66CB">
        <w:rPr>
          <w:rFonts w:ascii="Century Gothic" w:eastAsia="Calibri" w:hAnsi="Century Gothic" w:cs="Arial"/>
          <w:color w:val="1F497D" w:themeColor="text2"/>
          <w:sz w:val="24"/>
          <w:szCs w:val="24"/>
          <w:lang w:val="es-ES_tradnl"/>
        </w:rPr>
        <w:t>A quien va dirigido</w:t>
      </w:r>
      <w:bookmarkEnd w:id="36"/>
    </w:p>
    <w:p w14:paraId="62879700" w14:textId="77777777" w:rsidR="00BE56D9" w:rsidRPr="000C66CB" w:rsidRDefault="00BE56D9" w:rsidP="00BE56D9">
      <w:pPr>
        <w:rPr>
          <w:rFonts w:ascii="Century Gothic" w:hAnsi="Century Gothic"/>
          <w:lang w:val="es-ES_tradnl"/>
        </w:rPr>
      </w:pPr>
    </w:p>
    <w:p w14:paraId="06B8CFF8" w14:textId="48EFEA3F" w:rsidR="00732592" w:rsidRPr="000C66CB" w:rsidRDefault="00732592" w:rsidP="00732592">
      <w:pPr>
        <w:ind w:left="357"/>
        <w:jc w:val="both"/>
        <w:rPr>
          <w:rFonts w:ascii="Century Gothic" w:hAnsi="Century Gothic"/>
        </w:rPr>
      </w:pPr>
      <w:r w:rsidRPr="000C66CB">
        <w:rPr>
          <w:rFonts w:ascii="Century Gothic" w:hAnsi="Century Gothic"/>
        </w:rPr>
        <w:lastRenderedPageBreak/>
        <w:t xml:space="preserve">Este documento va dirigido </w:t>
      </w:r>
      <w:r w:rsidR="009A103C" w:rsidRPr="000C66CB">
        <w:rPr>
          <w:rFonts w:ascii="Century Gothic" w:hAnsi="Century Gothic"/>
        </w:rPr>
        <w:t xml:space="preserve">a equipo </w:t>
      </w:r>
      <w:r w:rsidR="00614E57" w:rsidRPr="000C66CB">
        <w:rPr>
          <w:rFonts w:ascii="Century Gothic" w:hAnsi="Century Gothic"/>
        </w:rPr>
        <w:t xml:space="preserve">de </w:t>
      </w:r>
      <w:r w:rsidR="009A103C" w:rsidRPr="000C66CB">
        <w:rPr>
          <w:rFonts w:ascii="Century Gothic" w:hAnsi="Century Gothic"/>
        </w:rPr>
        <w:t xml:space="preserve">desarrollo de Salesforce en </w:t>
      </w:r>
      <w:r w:rsidR="00785592">
        <w:rPr>
          <w:rFonts w:ascii="Century Gothic" w:hAnsi="Century Gothic"/>
        </w:rPr>
        <w:t>Grupo Assa (</w:t>
      </w:r>
      <w:r w:rsidR="009A103C" w:rsidRPr="000C66CB">
        <w:rPr>
          <w:rFonts w:ascii="Century Gothic" w:hAnsi="Century Gothic"/>
        </w:rPr>
        <w:t>gA</w:t>
      </w:r>
      <w:r w:rsidR="00785592">
        <w:rPr>
          <w:rFonts w:ascii="Century Gothic" w:hAnsi="Century Gothic"/>
        </w:rPr>
        <w:t>)</w:t>
      </w:r>
      <w:r w:rsidR="009A103C" w:rsidRPr="000C66CB">
        <w:rPr>
          <w:rFonts w:ascii="Century Gothic" w:hAnsi="Century Gothic"/>
        </w:rPr>
        <w:t xml:space="preserve"> </w:t>
      </w:r>
    </w:p>
    <w:p w14:paraId="7B0EFEF5" w14:textId="77777777" w:rsidR="00BE56D9" w:rsidRPr="000C66CB" w:rsidRDefault="00BE56D9" w:rsidP="00732592">
      <w:pPr>
        <w:ind w:left="357"/>
        <w:jc w:val="both"/>
        <w:rPr>
          <w:rFonts w:ascii="Century Gothic" w:hAnsi="Century Gothic"/>
        </w:rPr>
      </w:pPr>
    </w:p>
    <w:p w14:paraId="34432B1C" w14:textId="0FD9A026" w:rsidR="00F14700" w:rsidRDefault="00F14700" w:rsidP="00F14700">
      <w:pPr>
        <w:pStyle w:val="Ttulo2"/>
        <w:numPr>
          <w:ilvl w:val="0"/>
          <w:numId w:val="2"/>
        </w:numPr>
        <w:ind w:left="714" w:hanging="357"/>
        <w:rPr>
          <w:rFonts w:ascii="Century Gothic" w:eastAsia="Calibri" w:hAnsi="Century Gothic" w:cs="Arial"/>
          <w:color w:val="1F497D" w:themeColor="text2"/>
          <w:sz w:val="24"/>
          <w:szCs w:val="24"/>
          <w:lang w:val="es-ES_tradnl"/>
        </w:rPr>
      </w:pPr>
      <w:r>
        <w:rPr>
          <w:rFonts w:ascii="Century Gothic" w:eastAsia="Calibri" w:hAnsi="Century Gothic" w:cs="Arial"/>
          <w:color w:val="1F497D" w:themeColor="text2"/>
          <w:sz w:val="24"/>
          <w:szCs w:val="24"/>
          <w:lang w:val="es-ES_tradnl"/>
        </w:rPr>
        <w:t xml:space="preserve"> </w:t>
      </w:r>
      <w:bookmarkStart w:id="37" w:name="_Toc494196062"/>
      <w:r w:rsidR="00040CEC" w:rsidRPr="000C66CB">
        <w:rPr>
          <w:rFonts w:ascii="Century Gothic" w:eastAsia="Calibri" w:hAnsi="Century Gothic" w:cs="Arial"/>
          <w:color w:val="1F497D" w:themeColor="text2"/>
          <w:sz w:val="24"/>
          <w:szCs w:val="24"/>
          <w:lang w:val="es-ES_tradnl"/>
        </w:rPr>
        <w:t>Alcance</w:t>
      </w:r>
      <w:r w:rsidRPr="00F14700">
        <w:rPr>
          <w:rFonts w:ascii="Century Gothic" w:eastAsia="Calibri" w:hAnsi="Century Gothic" w:cs="Arial"/>
          <w:color w:val="1F497D" w:themeColor="text2"/>
          <w:sz w:val="24"/>
          <w:szCs w:val="24"/>
          <w:lang w:val="es-ES_tradnl"/>
        </w:rPr>
        <w:t xml:space="preserve"> </w:t>
      </w:r>
      <w:r w:rsidRPr="000C66CB">
        <w:rPr>
          <w:rFonts w:ascii="Century Gothic" w:eastAsia="Calibri" w:hAnsi="Century Gothic" w:cs="Arial"/>
          <w:color w:val="1F497D" w:themeColor="text2"/>
          <w:sz w:val="24"/>
          <w:szCs w:val="24"/>
          <w:lang w:val="es-ES_tradnl"/>
        </w:rPr>
        <w:t>Alcance</w:t>
      </w:r>
      <w:bookmarkEnd w:id="37"/>
    </w:p>
    <w:p w14:paraId="1D442245" w14:textId="77777777" w:rsidR="00F14700" w:rsidRPr="00D842CF" w:rsidRDefault="00F14700" w:rsidP="00D842CF">
      <w:pPr>
        <w:ind w:left="426"/>
        <w:rPr>
          <w:lang w:val="es-ES_tradnl"/>
        </w:rPr>
      </w:pPr>
    </w:p>
    <w:p w14:paraId="434FD61B" w14:textId="77777777" w:rsidR="00F14700" w:rsidRPr="00D842CF" w:rsidRDefault="00F14700" w:rsidP="00F14700">
      <w:pPr>
        <w:ind w:left="426"/>
        <w:rPr>
          <w:rFonts w:ascii="Century Gothic" w:hAnsi="Century Gothic"/>
        </w:rPr>
      </w:pPr>
      <w:r w:rsidRPr="00D842CF">
        <w:rPr>
          <w:rFonts w:ascii="Century Gothic" w:hAnsi="Century Gothic"/>
        </w:rPr>
        <w:t xml:space="preserve">Desarrollo en Salesforce/Heroku de una aplicación móvil para los operadores de PTARs del proyecto Rotoplas que les permita realizar bitácoras diarias/semanales/mensuales/trimestrales de las plantas asignadas al operador en cuestión, así como el reporte de incidencias en las mismas. </w:t>
      </w:r>
    </w:p>
    <w:p w14:paraId="45E30EEE" w14:textId="68D59004" w:rsidR="00F14700" w:rsidRPr="00D842CF" w:rsidRDefault="00F14700" w:rsidP="00D842CF">
      <w:pPr>
        <w:ind w:left="426"/>
        <w:rPr>
          <w:rFonts w:ascii="Century Gothic" w:hAnsi="Century Gothic"/>
        </w:rPr>
      </w:pPr>
      <w:r w:rsidRPr="00D842CF">
        <w:rPr>
          <w:rFonts w:ascii="Century Gothic" w:hAnsi="Century Gothic"/>
        </w:rPr>
        <w:t>Este desarrollo debe ser incluyente y debe permitir el uso de la misma para dispositivos iOS y Android, la solución y pantallas deben adaptarse a estos elementos.</w:t>
      </w:r>
    </w:p>
    <w:p w14:paraId="0958011B" w14:textId="2B580F16" w:rsidR="00040CEC" w:rsidRPr="000C66CB" w:rsidRDefault="00F14700" w:rsidP="00732592">
      <w:pPr>
        <w:pStyle w:val="Ttulo2"/>
        <w:numPr>
          <w:ilvl w:val="0"/>
          <w:numId w:val="2"/>
        </w:numPr>
        <w:ind w:left="714" w:hanging="357"/>
        <w:rPr>
          <w:rFonts w:ascii="Century Gothic" w:eastAsia="Calibri" w:hAnsi="Century Gothic" w:cs="Arial"/>
          <w:color w:val="1F497D" w:themeColor="text2"/>
          <w:sz w:val="24"/>
          <w:szCs w:val="24"/>
          <w:lang w:val="es-ES_tradnl"/>
        </w:rPr>
      </w:pPr>
      <w:r>
        <w:rPr>
          <w:rFonts w:ascii="Century Gothic" w:eastAsia="Calibri" w:hAnsi="Century Gothic" w:cs="Arial"/>
          <w:color w:val="1F497D" w:themeColor="text2"/>
          <w:sz w:val="24"/>
          <w:szCs w:val="24"/>
          <w:lang w:val="es-ES_tradnl"/>
        </w:rPr>
        <w:t xml:space="preserve"> </w:t>
      </w:r>
      <w:bookmarkStart w:id="38" w:name="_Toc494196063"/>
      <w:r>
        <w:rPr>
          <w:rFonts w:ascii="Century Gothic" w:eastAsia="Calibri" w:hAnsi="Century Gothic" w:cs="Arial"/>
          <w:color w:val="1F497D" w:themeColor="text2"/>
          <w:sz w:val="24"/>
          <w:szCs w:val="24"/>
          <w:lang w:val="es-ES_tradnl"/>
        </w:rPr>
        <w:t>Modelo de datos SYTESA</w:t>
      </w:r>
      <w:bookmarkEnd w:id="38"/>
    </w:p>
    <w:p w14:paraId="102F2547" w14:textId="09E54235" w:rsidR="00BE56D9" w:rsidRPr="000C66CB" w:rsidRDefault="00BE56D9" w:rsidP="00BE56D9">
      <w:pPr>
        <w:rPr>
          <w:rFonts w:ascii="Century Gothic" w:hAnsi="Century Gothic"/>
          <w:lang w:val="es-ES_tradnl"/>
        </w:rPr>
      </w:pPr>
    </w:p>
    <w:p w14:paraId="6D15CA2E" w14:textId="4864B83B" w:rsidR="00F55C9B" w:rsidRDefault="005A7FA3">
      <w:pPr>
        <w:ind w:left="357"/>
        <w:jc w:val="both"/>
        <w:rPr>
          <w:rFonts w:ascii="Century Gothic" w:hAnsi="Century Gothic"/>
        </w:rPr>
      </w:pPr>
      <w:r>
        <w:rPr>
          <w:rFonts w:ascii="Century Gothic" w:hAnsi="Century Gothic"/>
          <w:lang w:val="es-ES_tradnl"/>
        </w:rPr>
        <w:t>Se describe la información de los objetos relacionados en el sistema:</w:t>
      </w:r>
      <w:r w:rsidR="00A32675" w:rsidRPr="000C66CB">
        <w:rPr>
          <w:rFonts w:ascii="Century Gothic" w:hAnsi="Century Gothic"/>
        </w:rPr>
        <w:t xml:space="preserve"> </w:t>
      </w:r>
    </w:p>
    <w:p w14:paraId="0D92BD69" w14:textId="77777777" w:rsidR="00F55C9B" w:rsidRDefault="00F55C9B" w:rsidP="00D842CF">
      <w:pPr>
        <w:ind w:left="357"/>
        <w:jc w:val="center"/>
        <w:rPr>
          <w:rFonts w:ascii="Century Gothic" w:hAnsi="Century Gothic"/>
        </w:rPr>
      </w:pPr>
      <w:r w:rsidRPr="00F55C9B">
        <w:rPr>
          <w:rFonts w:ascii="Century Gothic" w:hAnsi="Century Gothic"/>
          <w:noProof/>
          <w:lang w:val="es-AR" w:eastAsia="es-AR"/>
        </w:rPr>
        <w:drawing>
          <wp:inline distT="0" distB="0" distL="0" distR="0" wp14:anchorId="13F27DCE" wp14:editId="74AF7340">
            <wp:extent cx="2297927" cy="2741868"/>
            <wp:effectExtent l="0" t="0" r="7620" b="1905"/>
            <wp:docPr id="31" name="Imagen 31" descr="C:\Users\afierro\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ierro\Downloads\Untitled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6953" cy="2752638"/>
                    </a:xfrm>
                    <a:prstGeom prst="rect">
                      <a:avLst/>
                    </a:prstGeom>
                    <a:noFill/>
                    <a:ln>
                      <a:noFill/>
                    </a:ln>
                  </pic:spPr>
                </pic:pic>
              </a:graphicData>
            </a:graphic>
          </wp:inline>
        </w:drawing>
      </w:r>
    </w:p>
    <w:p w14:paraId="12928741" w14:textId="31F73E25" w:rsidR="00A32675" w:rsidRPr="00D842CF" w:rsidRDefault="00F55C9B" w:rsidP="00D842CF">
      <w:pPr>
        <w:ind w:left="357"/>
        <w:jc w:val="center"/>
        <w:rPr>
          <w:rFonts w:ascii="Century Gothic" w:hAnsi="Century Gothic"/>
          <w:b/>
          <w:sz w:val="18"/>
        </w:rPr>
      </w:pPr>
      <w:r w:rsidRPr="00D842CF">
        <w:rPr>
          <w:rFonts w:ascii="Century Gothic" w:hAnsi="Century Gothic"/>
          <w:b/>
          <w:sz w:val="18"/>
        </w:rPr>
        <w:t>Modelo de datos app operador</w:t>
      </w:r>
    </w:p>
    <w:p w14:paraId="1A5B7E31" w14:textId="50C1BBED" w:rsidR="00040CEC" w:rsidRPr="000C66CB" w:rsidRDefault="00FE1F84" w:rsidP="00040CEC">
      <w:pPr>
        <w:pStyle w:val="Ttulo1"/>
        <w:numPr>
          <w:ilvl w:val="0"/>
          <w:numId w:val="1"/>
        </w:numPr>
        <w:rPr>
          <w:rFonts w:ascii="Century Gothic" w:hAnsi="Century Gothic" w:cs="Arial"/>
          <w:sz w:val="32"/>
        </w:rPr>
      </w:pPr>
      <w:bookmarkStart w:id="39" w:name="_Toc494196064"/>
      <w:r w:rsidRPr="000C66CB">
        <w:rPr>
          <w:rFonts w:ascii="Century Gothic" w:hAnsi="Century Gothic" w:cs="Arial"/>
          <w:sz w:val="32"/>
        </w:rPr>
        <w:lastRenderedPageBreak/>
        <w:t>Desarrollos</w:t>
      </w:r>
      <w:bookmarkEnd w:id="39"/>
    </w:p>
    <w:p w14:paraId="4304CC68" w14:textId="77777777" w:rsidR="004C7AFB" w:rsidRPr="000C66CB" w:rsidRDefault="004C7AFB">
      <w:pPr>
        <w:rPr>
          <w:rFonts w:ascii="Century Gothic" w:hAnsi="Century Gothic"/>
        </w:rPr>
      </w:pPr>
    </w:p>
    <w:p w14:paraId="171DD5E3" w14:textId="142606B8" w:rsidR="00EA3016" w:rsidRDefault="009315EF" w:rsidP="002D2944">
      <w:pPr>
        <w:jc w:val="both"/>
        <w:rPr>
          <w:rFonts w:ascii="Century Gothic" w:hAnsi="Century Gothic"/>
        </w:rPr>
      </w:pPr>
      <w:bookmarkStart w:id="40" w:name="_Toc494196065"/>
      <w:r w:rsidRPr="00812A25">
        <w:rPr>
          <w:rStyle w:val="Ttulo3Car"/>
          <w:rFonts w:ascii="Century Gothic" w:hAnsi="Century Gothic"/>
        </w:rPr>
        <w:t xml:space="preserve">Desarrollo </w:t>
      </w:r>
      <w:r w:rsidR="00FE1F84" w:rsidRPr="00812A25">
        <w:rPr>
          <w:rStyle w:val="Ttulo3Car"/>
          <w:rFonts w:ascii="Century Gothic" w:hAnsi="Century Gothic"/>
        </w:rPr>
        <w:t>2.1</w:t>
      </w:r>
      <w:r w:rsidRPr="00812A25">
        <w:rPr>
          <w:rStyle w:val="Ttulo3Car"/>
          <w:rFonts w:ascii="Century Gothic" w:hAnsi="Century Gothic"/>
        </w:rPr>
        <w:t xml:space="preserve"> </w:t>
      </w:r>
      <w:r w:rsidR="00763231" w:rsidRPr="00812A25">
        <w:rPr>
          <w:rStyle w:val="Ttulo3Car"/>
          <w:rFonts w:ascii="Century Gothic" w:hAnsi="Century Gothic"/>
        </w:rPr>
        <w:t>Inicio de sesión</w:t>
      </w:r>
      <w:bookmarkEnd w:id="40"/>
      <w:r w:rsidR="00037B3B">
        <w:rPr>
          <w:rFonts w:ascii="Century Gothic" w:hAnsi="Century Gothic"/>
        </w:rPr>
        <w:t>:</w:t>
      </w:r>
      <w:r w:rsidR="002D2944" w:rsidRPr="000C66CB">
        <w:rPr>
          <w:rFonts w:ascii="Century Gothic" w:hAnsi="Century Gothic"/>
        </w:rPr>
        <w:t xml:space="preserve"> </w:t>
      </w:r>
      <w:r w:rsidR="00EA3016">
        <w:rPr>
          <w:rFonts w:ascii="Century Gothic" w:hAnsi="Century Gothic"/>
        </w:rPr>
        <w:t>Al a</w:t>
      </w:r>
      <w:r w:rsidR="00C616CE">
        <w:rPr>
          <w:rFonts w:ascii="Century Gothic" w:hAnsi="Century Gothic"/>
        </w:rPr>
        <w:t>brir la aplicación debe mostrarse</w:t>
      </w:r>
      <w:r w:rsidR="00EA3016">
        <w:rPr>
          <w:rFonts w:ascii="Century Gothic" w:hAnsi="Century Gothic"/>
        </w:rPr>
        <w:t xml:space="preserve"> </w:t>
      </w:r>
      <w:r w:rsidR="00AC5F41">
        <w:rPr>
          <w:rFonts w:ascii="Century Gothic" w:hAnsi="Century Gothic"/>
        </w:rPr>
        <w:t xml:space="preserve">una </w:t>
      </w:r>
      <w:r w:rsidR="00EA3016">
        <w:rPr>
          <w:rFonts w:ascii="Century Gothic" w:hAnsi="Century Gothic"/>
        </w:rPr>
        <w:t xml:space="preserve">pantalla de inicio </w:t>
      </w:r>
      <w:r w:rsidR="00037B3B">
        <w:rPr>
          <w:rFonts w:ascii="Century Gothic" w:hAnsi="Century Gothic"/>
        </w:rPr>
        <w:t xml:space="preserve">que muestre </w:t>
      </w:r>
      <w:r w:rsidR="00EA3016">
        <w:rPr>
          <w:rFonts w:ascii="Century Gothic" w:hAnsi="Century Gothic"/>
        </w:rPr>
        <w:t>el logo de la empresa y nombre de la aplicación.</w:t>
      </w:r>
      <w:r w:rsidR="008E1764">
        <w:rPr>
          <w:rFonts w:ascii="Century Gothic" w:hAnsi="Century Gothic"/>
        </w:rPr>
        <w:t xml:space="preserve"> (Branding otorgado por SYTESA).</w:t>
      </w:r>
    </w:p>
    <w:p w14:paraId="3AEDFAE4" w14:textId="44E4BBF7" w:rsidR="00AC5F41" w:rsidRDefault="00AC5F41" w:rsidP="00AC5F41">
      <w:pPr>
        <w:jc w:val="center"/>
        <w:rPr>
          <w:rFonts w:ascii="Century Gothic" w:hAnsi="Century Gothic"/>
        </w:rPr>
      </w:pPr>
      <w:r>
        <w:rPr>
          <w:noProof/>
          <w:lang w:val="es-AR" w:eastAsia="es-AR"/>
        </w:rPr>
        <w:drawing>
          <wp:inline distT="0" distB="0" distL="0" distR="0" wp14:anchorId="160BBBDD" wp14:editId="0F080A1B">
            <wp:extent cx="1438275" cy="286164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0611" cy="2866294"/>
                    </a:xfrm>
                    <a:prstGeom prst="rect">
                      <a:avLst/>
                    </a:prstGeom>
                  </pic:spPr>
                </pic:pic>
              </a:graphicData>
            </a:graphic>
          </wp:inline>
        </w:drawing>
      </w:r>
    </w:p>
    <w:p w14:paraId="42785C57" w14:textId="1F530094" w:rsidR="009B5D13" w:rsidRPr="009B5D13" w:rsidRDefault="009B5D13" w:rsidP="009B5D13">
      <w:pPr>
        <w:pStyle w:val="Epgrafe"/>
        <w:jc w:val="center"/>
      </w:pPr>
      <w:r w:rsidRPr="009B5D13">
        <w:t>Figura 1.</w:t>
      </w:r>
      <w:r w:rsidR="00037B3B">
        <w:t>0</w:t>
      </w:r>
      <w:r w:rsidRPr="009B5D13">
        <w:t xml:space="preserve"> </w:t>
      </w:r>
      <w:r w:rsidR="002B49CC">
        <w:t>Pantalla de inicio</w:t>
      </w:r>
    </w:p>
    <w:p w14:paraId="5FC994C5" w14:textId="569B273A" w:rsidR="00F64B64" w:rsidRDefault="00EA3016" w:rsidP="005A274B">
      <w:pPr>
        <w:jc w:val="both"/>
        <w:rPr>
          <w:rFonts w:ascii="Century Gothic" w:hAnsi="Century Gothic"/>
        </w:rPr>
      </w:pPr>
      <w:r>
        <w:rPr>
          <w:rFonts w:ascii="Century Gothic" w:hAnsi="Century Gothic"/>
        </w:rPr>
        <w:t>Una vez mostrada la pantalla de inicio</w:t>
      </w:r>
      <w:r w:rsidR="008E1764">
        <w:rPr>
          <w:rFonts w:ascii="Century Gothic" w:hAnsi="Century Gothic"/>
        </w:rPr>
        <w:t>, el</w:t>
      </w:r>
      <w:r w:rsidR="00E37562">
        <w:rPr>
          <w:rFonts w:ascii="Century Gothic" w:hAnsi="Century Gothic"/>
        </w:rPr>
        <w:t xml:space="preserve"> operador ingresa </w:t>
      </w:r>
      <w:r w:rsidR="006D73F2">
        <w:rPr>
          <w:rFonts w:ascii="Century Gothic" w:hAnsi="Century Gothic"/>
        </w:rPr>
        <w:t>su</w:t>
      </w:r>
      <w:r w:rsidR="00037B3B">
        <w:rPr>
          <w:rFonts w:ascii="Century Gothic" w:hAnsi="Century Gothic"/>
        </w:rPr>
        <w:t xml:space="preserve"> </w:t>
      </w:r>
      <w:r w:rsidR="00E37562">
        <w:rPr>
          <w:rFonts w:ascii="Century Gothic" w:hAnsi="Century Gothic"/>
        </w:rPr>
        <w:t>u</w:t>
      </w:r>
      <w:r w:rsidR="00505D18">
        <w:rPr>
          <w:rFonts w:ascii="Century Gothic" w:hAnsi="Century Gothic"/>
        </w:rPr>
        <w:t>suario y contraseña para entra</w:t>
      </w:r>
      <w:r w:rsidR="00E37562">
        <w:rPr>
          <w:rFonts w:ascii="Century Gothic" w:hAnsi="Century Gothic"/>
        </w:rPr>
        <w:t>r a l</w:t>
      </w:r>
      <w:r w:rsidR="002D0BEC">
        <w:rPr>
          <w:rFonts w:ascii="Century Gothic" w:hAnsi="Century Gothic"/>
        </w:rPr>
        <w:t xml:space="preserve">a </w:t>
      </w:r>
      <w:r w:rsidR="00EC50E3">
        <w:rPr>
          <w:rFonts w:ascii="Century Gothic" w:hAnsi="Century Gothic"/>
        </w:rPr>
        <w:t xml:space="preserve">aplicación, </w:t>
      </w:r>
      <w:r w:rsidR="00037B3B">
        <w:rPr>
          <w:rFonts w:ascii="Century Gothic" w:hAnsi="Century Gothic"/>
        </w:rPr>
        <w:t xml:space="preserve">en caso de que el </w:t>
      </w:r>
      <w:r w:rsidR="00EC50E3">
        <w:rPr>
          <w:rFonts w:ascii="Century Gothic" w:hAnsi="Century Gothic"/>
        </w:rPr>
        <w:t>operador</w:t>
      </w:r>
      <w:r w:rsidR="00E37562">
        <w:rPr>
          <w:rFonts w:ascii="Century Gothic" w:hAnsi="Century Gothic"/>
        </w:rPr>
        <w:t xml:space="preserve"> olvid</w:t>
      </w:r>
      <w:r w:rsidR="00037B3B">
        <w:rPr>
          <w:rFonts w:ascii="Century Gothic" w:hAnsi="Century Gothic"/>
        </w:rPr>
        <w:t>e</w:t>
      </w:r>
      <w:r w:rsidR="00E37562">
        <w:rPr>
          <w:rFonts w:ascii="Century Gothic" w:hAnsi="Century Gothic"/>
        </w:rPr>
        <w:t xml:space="preserve"> la contraseña este deberá dar clic en la opción </w:t>
      </w:r>
      <w:r w:rsidR="00E37562" w:rsidRPr="00EA3016">
        <w:rPr>
          <w:rFonts w:ascii="Century Gothic" w:hAnsi="Century Gothic"/>
          <w:u w:val="single"/>
        </w:rPr>
        <w:t>¿Olvid</w:t>
      </w:r>
      <w:r w:rsidR="00037B3B">
        <w:rPr>
          <w:rFonts w:ascii="Century Gothic" w:hAnsi="Century Gothic"/>
          <w:u w:val="single"/>
        </w:rPr>
        <w:t xml:space="preserve">ó </w:t>
      </w:r>
      <w:r w:rsidR="00E37562" w:rsidRPr="00EA3016">
        <w:rPr>
          <w:rFonts w:ascii="Century Gothic" w:hAnsi="Century Gothic"/>
          <w:u w:val="single"/>
        </w:rPr>
        <w:t>contraseña?</w:t>
      </w:r>
      <w:r w:rsidR="00270A60">
        <w:rPr>
          <w:rFonts w:ascii="Century Gothic" w:hAnsi="Century Gothic"/>
          <w:u w:val="single"/>
        </w:rPr>
        <w:t>,</w:t>
      </w:r>
      <w:r w:rsidR="00E37562">
        <w:rPr>
          <w:rFonts w:ascii="Century Gothic" w:hAnsi="Century Gothic"/>
        </w:rPr>
        <w:t xml:space="preserve"> </w:t>
      </w:r>
      <w:r w:rsidR="00037B3B" w:rsidRPr="00D842CF">
        <w:rPr>
          <w:rFonts w:ascii="Century Gothic" w:hAnsi="Century Gothic"/>
        </w:rPr>
        <w:t xml:space="preserve">en </w:t>
      </w:r>
      <w:r w:rsidRPr="00D842CF">
        <w:rPr>
          <w:rFonts w:ascii="Century Gothic" w:hAnsi="Century Gothic"/>
        </w:rPr>
        <w:t>este proceso se</w:t>
      </w:r>
      <w:r w:rsidR="008E1764" w:rsidRPr="00D842CF">
        <w:rPr>
          <w:rFonts w:ascii="Century Gothic" w:hAnsi="Century Gothic"/>
        </w:rPr>
        <w:t xml:space="preserve"> debe enviar</w:t>
      </w:r>
      <w:r w:rsidR="00037B3B" w:rsidRPr="00D842CF">
        <w:rPr>
          <w:rFonts w:ascii="Century Gothic" w:hAnsi="Century Gothic"/>
        </w:rPr>
        <w:t xml:space="preserve"> </w:t>
      </w:r>
      <w:r w:rsidR="006D73F2" w:rsidRPr="006D73F2">
        <w:rPr>
          <w:rFonts w:ascii="Century Gothic" w:hAnsi="Century Gothic"/>
        </w:rPr>
        <w:t>una</w:t>
      </w:r>
      <w:r w:rsidR="006D73F2">
        <w:rPr>
          <w:rFonts w:ascii="Century Gothic" w:hAnsi="Century Gothic"/>
        </w:rPr>
        <w:t xml:space="preserve"> alerta.</w:t>
      </w:r>
    </w:p>
    <w:p w14:paraId="7941C6B2" w14:textId="3FFF80F7" w:rsidR="00F64B64" w:rsidRDefault="00F64B64" w:rsidP="005A274B">
      <w:pPr>
        <w:jc w:val="both"/>
        <w:rPr>
          <w:rFonts w:ascii="Century Gothic" w:hAnsi="Century Gothic"/>
        </w:rPr>
      </w:pPr>
      <w:r w:rsidRPr="00D842CF">
        <w:rPr>
          <w:rFonts w:ascii="Century Gothic" w:hAnsi="Century Gothic"/>
          <w:u w:val="single"/>
        </w:rPr>
        <w:t>Alerta</w:t>
      </w:r>
      <w:r>
        <w:rPr>
          <w:rFonts w:ascii="Century Gothic" w:hAnsi="Century Gothic"/>
        </w:rPr>
        <w:t>: Mensaje</w:t>
      </w:r>
      <w:r w:rsidR="00E071E4">
        <w:rPr>
          <w:rFonts w:ascii="Century Gothic" w:hAnsi="Century Gothic"/>
        </w:rPr>
        <w:t xml:space="preserve"> dentro de la aplicación</w:t>
      </w:r>
      <w:r>
        <w:rPr>
          <w:rFonts w:ascii="Century Gothic" w:hAnsi="Century Gothic"/>
        </w:rPr>
        <w:t xml:space="preserve"> para </w:t>
      </w:r>
      <w:r w:rsidR="00E071E4">
        <w:rPr>
          <w:rFonts w:ascii="Century Gothic" w:hAnsi="Century Gothic"/>
        </w:rPr>
        <w:t xml:space="preserve">que visualice </w:t>
      </w:r>
      <w:r>
        <w:rPr>
          <w:rFonts w:ascii="Century Gothic" w:hAnsi="Century Gothic"/>
        </w:rPr>
        <w:t>el operador</w:t>
      </w:r>
      <w:r w:rsidR="00E071E4">
        <w:rPr>
          <w:rFonts w:ascii="Century Gothic" w:hAnsi="Century Gothic"/>
        </w:rPr>
        <w:t>, en donde</w:t>
      </w:r>
      <w:r w:rsidR="006D73F2">
        <w:rPr>
          <w:rFonts w:ascii="Century Gothic" w:hAnsi="Century Gothic"/>
        </w:rPr>
        <w:t xml:space="preserve"> le indicará que debe ser solicitada su contraseña al supervisor directo, a dicho supervisor se le hará llegar un correo electrónico con los datos del operador</w:t>
      </w:r>
      <w:r w:rsidR="00E071E4">
        <w:rPr>
          <w:rFonts w:ascii="Century Gothic" w:hAnsi="Century Gothic"/>
        </w:rPr>
        <w:t xml:space="preserve"> que solicita la información de su contraseña</w:t>
      </w:r>
      <w:r w:rsidR="006D73F2">
        <w:rPr>
          <w:rFonts w:ascii="Century Gothic" w:hAnsi="Century Gothic"/>
        </w:rPr>
        <w:t>.</w:t>
      </w:r>
      <w:r w:rsidR="00E071E4">
        <w:rPr>
          <w:rFonts w:ascii="Century Gothic" w:hAnsi="Century Gothic"/>
        </w:rPr>
        <w:t xml:space="preserve"> Los datos </w:t>
      </w:r>
      <w:r w:rsidR="00E57343">
        <w:rPr>
          <w:rFonts w:ascii="Century Gothic" w:hAnsi="Century Gothic"/>
        </w:rPr>
        <w:t xml:space="preserve">dentro del correo electrónico que debe recibir </w:t>
      </w:r>
      <w:r w:rsidR="00E57343" w:rsidRPr="00D842CF">
        <w:rPr>
          <w:rFonts w:ascii="Century Gothic" w:hAnsi="Century Gothic"/>
          <w:highlight w:val="yellow"/>
        </w:rPr>
        <w:t>como ejemplo</w:t>
      </w:r>
      <w:r w:rsidR="00E071E4">
        <w:rPr>
          <w:rFonts w:ascii="Century Gothic" w:hAnsi="Century Gothic"/>
        </w:rPr>
        <w:t>:</w:t>
      </w:r>
    </w:p>
    <w:p w14:paraId="77B631F2" w14:textId="596E330F" w:rsidR="00E57343" w:rsidRDefault="00E57343" w:rsidP="005A274B">
      <w:pPr>
        <w:jc w:val="both"/>
        <w:rPr>
          <w:rFonts w:ascii="Century Gothic" w:hAnsi="Century Gothic"/>
        </w:rPr>
      </w:pPr>
      <w:r>
        <w:rPr>
          <w:rFonts w:ascii="Century Gothic" w:hAnsi="Century Gothic"/>
        </w:rPr>
        <w:t xml:space="preserve">Estimado supervisor, </w:t>
      </w:r>
    </w:p>
    <w:p w14:paraId="23A704C1" w14:textId="7C211B94" w:rsidR="00E57343" w:rsidRDefault="00E57343" w:rsidP="005A274B">
      <w:pPr>
        <w:jc w:val="both"/>
        <w:rPr>
          <w:rFonts w:ascii="Century Gothic" w:hAnsi="Century Gothic"/>
        </w:rPr>
      </w:pPr>
      <w:r>
        <w:rPr>
          <w:rFonts w:ascii="Century Gothic" w:hAnsi="Century Gothic"/>
        </w:rPr>
        <w:lastRenderedPageBreak/>
        <w:t xml:space="preserve">El operador </w:t>
      </w:r>
      <w:r w:rsidRPr="00D842CF">
        <w:rPr>
          <w:rFonts w:ascii="Century Gothic" w:hAnsi="Century Gothic"/>
          <w:b/>
        </w:rPr>
        <w:t xml:space="preserve">(nombre del operador) </w:t>
      </w:r>
      <w:r>
        <w:rPr>
          <w:rFonts w:ascii="Century Gothic" w:hAnsi="Century Gothic"/>
        </w:rPr>
        <w:t>solicito reestablecer su contraseña, l</w:t>
      </w:r>
      <w:r w:rsidR="00074E5F">
        <w:rPr>
          <w:rFonts w:ascii="Century Gothic" w:hAnsi="Century Gothic"/>
        </w:rPr>
        <w:t>a</w:t>
      </w:r>
      <w:r>
        <w:rPr>
          <w:rFonts w:ascii="Century Gothic" w:hAnsi="Century Gothic"/>
        </w:rPr>
        <w:t xml:space="preserve"> cual se detalla a continuación:</w:t>
      </w:r>
    </w:p>
    <w:p w14:paraId="1D77D1B9" w14:textId="5F0F55F0" w:rsidR="00E071E4" w:rsidRDefault="00E071E4" w:rsidP="009B1AD5">
      <w:pPr>
        <w:pStyle w:val="Prrafodelista"/>
        <w:numPr>
          <w:ilvl w:val="0"/>
          <w:numId w:val="41"/>
        </w:numPr>
        <w:jc w:val="both"/>
        <w:rPr>
          <w:rFonts w:ascii="Century Gothic" w:hAnsi="Century Gothic"/>
        </w:rPr>
      </w:pPr>
      <w:r>
        <w:rPr>
          <w:rFonts w:ascii="Century Gothic" w:hAnsi="Century Gothic"/>
        </w:rPr>
        <w:t>Usuario del operador</w:t>
      </w:r>
      <w:r w:rsidR="00C9638B">
        <w:rPr>
          <w:rFonts w:ascii="Century Gothic" w:hAnsi="Century Gothic"/>
        </w:rPr>
        <w:t>: AAguilar</w:t>
      </w:r>
    </w:p>
    <w:p w14:paraId="7ECE6F99" w14:textId="46CF3B64" w:rsidR="00E071E4" w:rsidRDefault="00E071E4" w:rsidP="009B1AD5">
      <w:pPr>
        <w:pStyle w:val="Prrafodelista"/>
        <w:numPr>
          <w:ilvl w:val="0"/>
          <w:numId w:val="41"/>
        </w:numPr>
        <w:jc w:val="both"/>
        <w:rPr>
          <w:rFonts w:ascii="Century Gothic" w:hAnsi="Century Gothic"/>
        </w:rPr>
      </w:pPr>
      <w:r>
        <w:rPr>
          <w:rFonts w:ascii="Century Gothic" w:hAnsi="Century Gothic"/>
        </w:rPr>
        <w:t>Nueva contraseña</w:t>
      </w:r>
      <w:r w:rsidR="00C9638B">
        <w:rPr>
          <w:rFonts w:ascii="Century Gothic" w:hAnsi="Century Gothic"/>
        </w:rPr>
        <w:t>: ******</w:t>
      </w:r>
    </w:p>
    <w:p w14:paraId="5C552A64" w14:textId="6CF0CBE4" w:rsidR="00E57343" w:rsidRPr="00D842CF" w:rsidRDefault="00E57343" w:rsidP="002436D3">
      <w:pPr>
        <w:jc w:val="both"/>
        <w:rPr>
          <w:rFonts w:ascii="Century Gothic" w:hAnsi="Century Gothic"/>
        </w:rPr>
      </w:pPr>
      <w:r>
        <w:rPr>
          <w:rFonts w:ascii="Century Gothic" w:hAnsi="Century Gothic"/>
        </w:rPr>
        <w:t>Saludos</w:t>
      </w:r>
    </w:p>
    <w:p w14:paraId="7CEAFD5F" w14:textId="0A634B4E" w:rsidR="00EE14C4" w:rsidRPr="00F91F20" w:rsidRDefault="00074E5F" w:rsidP="005A274B">
      <w:pPr>
        <w:jc w:val="both"/>
        <w:rPr>
          <w:rFonts w:ascii="Century Gothic" w:hAnsi="Century Gothic"/>
        </w:rPr>
      </w:pPr>
      <w:r>
        <w:rPr>
          <w:rFonts w:ascii="Century Gothic" w:hAnsi="Century Gothic"/>
        </w:rPr>
        <w:t>E</w:t>
      </w:r>
      <w:r w:rsidR="00CA4968">
        <w:rPr>
          <w:rFonts w:ascii="Century Gothic" w:hAnsi="Century Gothic"/>
        </w:rPr>
        <w:t>n dicha alerta</w:t>
      </w:r>
      <w:r>
        <w:rPr>
          <w:rFonts w:ascii="Century Gothic" w:hAnsi="Century Gothic"/>
        </w:rPr>
        <w:t xml:space="preserve"> contendrá</w:t>
      </w:r>
      <w:r w:rsidR="00CA4968">
        <w:rPr>
          <w:rFonts w:ascii="Century Gothic" w:hAnsi="Century Gothic"/>
        </w:rPr>
        <w:t xml:space="preserve"> </w:t>
      </w:r>
      <w:r w:rsidR="005A274B">
        <w:rPr>
          <w:rFonts w:ascii="Century Gothic" w:hAnsi="Century Gothic"/>
        </w:rPr>
        <w:t xml:space="preserve">la acción de </w:t>
      </w:r>
      <w:r w:rsidR="005A274B" w:rsidRPr="00CA4968">
        <w:rPr>
          <w:rFonts w:ascii="Century Gothic" w:hAnsi="Century Gothic"/>
          <w:b/>
        </w:rPr>
        <w:t>A</w:t>
      </w:r>
      <w:r w:rsidR="00F91F20" w:rsidRPr="00CA4968">
        <w:rPr>
          <w:rFonts w:ascii="Century Gothic" w:hAnsi="Century Gothic"/>
          <w:b/>
        </w:rPr>
        <w:t>ceptar</w:t>
      </w:r>
      <w:r w:rsidR="005A274B">
        <w:rPr>
          <w:rFonts w:ascii="Century Gothic" w:hAnsi="Century Gothic"/>
        </w:rPr>
        <w:t xml:space="preserve"> que regresará a la pantalla</w:t>
      </w:r>
      <w:r w:rsidR="000F58B5">
        <w:rPr>
          <w:rFonts w:ascii="Century Gothic" w:hAnsi="Century Gothic"/>
        </w:rPr>
        <w:t xml:space="preserve"> Inicio de sesión</w:t>
      </w:r>
      <w:r w:rsidR="005A274B">
        <w:rPr>
          <w:rFonts w:ascii="Century Gothic" w:hAnsi="Century Gothic"/>
        </w:rPr>
        <w:t xml:space="preserve"> para la captura de</w:t>
      </w:r>
      <w:r w:rsidR="00CA4968">
        <w:rPr>
          <w:rFonts w:ascii="Century Gothic" w:hAnsi="Century Gothic"/>
        </w:rPr>
        <w:t xml:space="preserve"> la contraseña otorgada por el supervisor;</w:t>
      </w:r>
      <w:r w:rsidR="00505D18" w:rsidRPr="00F91F20">
        <w:rPr>
          <w:rFonts w:ascii="Century Gothic" w:hAnsi="Century Gothic"/>
        </w:rPr>
        <w:t xml:space="preserve"> una v</w:t>
      </w:r>
      <w:r w:rsidR="00EA3016" w:rsidRPr="00F91F20">
        <w:rPr>
          <w:rFonts w:ascii="Century Gothic" w:hAnsi="Century Gothic"/>
        </w:rPr>
        <w:t>ez reestablecida la contraseña</w:t>
      </w:r>
      <w:r w:rsidR="00EE14C4" w:rsidRPr="00F91F20">
        <w:rPr>
          <w:rFonts w:ascii="Century Gothic" w:hAnsi="Century Gothic"/>
        </w:rPr>
        <w:t xml:space="preserve"> que el operador solicita a su supervisor</w:t>
      </w:r>
      <w:r w:rsidR="00EA3016" w:rsidRPr="00F91F20">
        <w:rPr>
          <w:rFonts w:ascii="Century Gothic" w:hAnsi="Century Gothic"/>
        </w:rPr>
        <w:t xml:space="preserve"> o un correcto ingreso de datos en los campos usuario/contraseña, se debe mostrar una siguiente pantalla con el mensaje de </w:t>
      </w:r>
      <w:r w:rsidR="00EE14C4" w:rsidRPr="00F91F20">
        <w:rPr>
          <w:rFonts w:ascii="Century Gothic" w:hAnsi="Century Gothic"/>
        </w:rPr>
        <w:t>“</w:t>
      </w:r>
      <w:r w:rsidR="00EA3016" w:rsidRPr="00F91F20">
        <w:rPr>
          <w:rFonts w:ascii="Century Gothic" w:hAnsi="Century Gothic"/>
        </w:rPr>
        <w:t xml:space="preserve">Bienvenido </w:t>
      </w:r>
      <w:r w:rsidR="00EA3016" w:rsidRPr="00776C32">
        <w:rPr>
          <w:rFonts w:ascii="Century Gothic" w:hAnsi="Century Gothic"/>
          <w:b/>
        </w:rPr>
        <w:t xml:space="preserve">(nombre de </w:t>
      </w:r>
      <w:r w:rsidR="00EE14C4" w:rsidRPr="00776C32">
        <w:rPr>
          <w:rFonts w:ascii="Century Gothic" w:hAnsi="Century Gothic"/>
          <w:b/>
        </w:rPr>
        <w:t>operador</w:t>
      </w:r>
      <w:r w:rsidR="00EA3016" w:rsidRPr="00776C32">
        <w:rPr>
          <w:rFonts w:ascii="Century Gothic" w:hAnsi="Century Gothic"/>
          <w:b/>
        </w:rPr>
        <w:t>)</w:t>
      </w:r>
      <w:r w:rsidR="00EE14C4" w:rsidRPr="00F91F20">
        <w:rPr>
          <w:rFonts w:ascii="Century Gothic" w:hAnsi="Century Gothic"/>
        </w:rPr>
        <w:t>”.</w:t>
      </w:r>
    </w:p>
    <w:p w14:paraId="70CAE341" w14:textId="7FB34D8B" w:rsidR="00845451" w:rsidRDefault="005C0A1E" w:rsidP="00845451">
      <w:pPr>
        <w:jc w:val="center"/>
        <w:rPr>
          <w:rFonts w:ascii="Century Gothic" w:hAnsi="Century Gothic"/>
        </w:rPr>
      </w:pPr>
      <w:r>
        <w:rPr>
          <w:noProof/>
          <w:lang w:val="es-AR" w:eastAsia="es-AR"/>
        </w:rPr>
        <mc:AlternateContent>
          <mc:Choice Requires="wps">
            <w:drawing>
              <wp:anchor distT="0" distB="0" distL="114300" distR="114300" simplePos="0" relativeHeight="251660288" behindDoc="0" locked="0" layoutInCell="1" allowOverlap="1" wp14:anchorId="415B6411" wp14:editId="6848ACBB">
                <wp:simplePos x="0" y="0"/>
                <wp:positionH relativeFrom="column">
                  <wp:posOffset>1714823</wp:posOffset>
                </wp:positionH>
                <wp:positionV relativeFrom="paragraph">
                  <wp:posOffset>1629122</wp:posOffset>
                </wp:positionV>
                <wp:extent cx="526212" cy="138023"/>
                <wp:effectExtent l="0" t="0" r="26670" b="14605"/>
                <wp:wrapNone/>
                <wp:docPr id="5" name="Rectángulo 5"/>
                <wp:cNvGraphicFramePr/>
                <a:graphic xmlns:a="http://schemas.openxmlformats.org/drawingml/2006/main">
                  <a:graphicData uri="http://schemas.microsoft.com/office/word/2010/wordprocessingShape">
                    <wps:wsp>
                      <wps:cNvSpPr/>
                      <wps:spPr>
                        <a:xfrm>
                          <a:off x="0" y="0"/>
                          <a:ext cx="526212" cy="1380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6E28DC88" id="Rectángulo 5" o:spid="_x0000_s1026" style="position:absolute;margin-left:135.05pt;margin-top:128.3pt;width:41.45pt;height:10.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" filled="f" strokecolor="red" strokeweight="2pt"/>
            </w:pict>
          </mc:Fallback>
        </mc:AlternateContent>
      </w:r>
      <w:r w:rsidR="002A45C1">
        <w:rPr>
          <w:noProof/>
          <w:lang w:val="es-AR" w:eastAsia="es-AR"/>
        </w:rPr>
        <w:drawing>
          <wp:inline distT="0" distB="0" distL="0" distR="0" wp14:anchorId="1CB2BA85" wp14:editId="0652E487">
            <wp:extent cx="3165894" cy="2870496"/>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3933" cy="2886852"/>
                    </a:xfrm>
                    <a:prstGeom prst="rect">
                      <a:avLst/>
                    </a:prstGeom>
                  </pic:spPr>
                </pic:pic>
              </a:graphicData>
            </a:graphic>
          </wp:inline>
        </w:drawing>
      </w:r>
    </w:p>
    <w:p w14:paraId="5854DE4D" w14:textId="6025C2C5" w:rsidR="00845451" w:rsidRPr="00845451" w:rsidRDefault="00845451" w:rsidP="00845451">
      <w:pPr>
        <w:jc w:val="center"/>
        <w:rPr>
          <w:rFonts w:ascii="Century Gothic" w:eastAsia="Times New Roman" w:hAnsi="Century Gothic" w:cs="Times New Roman"/>
          <w:b/>
          <w:bCs/>
          <w:color w:val="4F81BD" w:themeColor="accent1"/>
          <w:sz w:val="18"/>
          <w:szCs w:val="18"/>
          <w:lang w:val="es-ES"/>
        </w:rPr>
      </w:pPr>
      <w:r w:rsidRPr="00845451">
        <w:rPr>
          <w:rFonts w:ascii="Century Gothic" w:eastAsia="Times New Roman" w:hAnsi="Century Gothic" w:cs="Times New Roman"/>
          <w:b/>
          <w:bCs/>
          <w:color w:val="4F81BD" w:themeColor="accent1"/>
          <w:sz w:val="18"/>
          <w:szCs w:val="18"/>
          <w:lang w:val="es-ES"/>
        </w:rPr>
        <w:t>Figura 1.</w:t>
      </w:r>
      <w:r w:rsidR="00037B3B">
        <w:rPr>
          <w:rFonts w:ascii="Century Gothic" w:eastAsia="Times New Roman" w:hAnsi="Century Gothic" w:cs="Times New Roman"/>
          <w:b/>
          <w:bCs/>
          <w:color w:val="4F81BD" w:themeColor="accent1"/>
          <w:sz w:val="18"/>
          <w:szCs w:val="18"/>
          <w:lang w:val="es-ES"/>
        </w:rPr>
        <w:t>1</w:t>
      </w:r>
      <w:r w:rsidRPr="00845451">
        <w:rPr>
          <w:rFonts w:ascii="Century Gothic" w:eastAsia="Times New Roman" w:hAnsi="Century Gothic" w:cs="Times New Roman"/>
          <w:b/>
          <w:bCs/>
          <w:color w:val="4F81BD" w:themeColor="accent1"/>
          <w:sz w:val="18"/>
          <w:szCs w:val="18"/>
          <w:lang w:val="es-ES"/>
        </w:rPr>
        <w:t xml:space="preserve"> </w:t>
      </w:r>
      <w:r w:rsidR="000F58B5">
        <w:rPr>
          <w:rFonts w:ascii="Century Gothic" w:eastAsia="Times New Roman" w:hAnsi="Century Gothic" w:cs="Times New Roman"/>
          <w:b/>
          <w:bCs/>
          <w:color w:val="4F81BD" w:themeColor="accent1"/>
          <w:sz w:val="18"/>
          <w:szCs w:val="18"/>
          <w:lang w:val="es-ES"/>
        </w:rPr>
        <w:t>Pantalla de inicio de sesión y a</w:t>
      </w:r>
      <w:r w:rsidRPr="00845451">
        <w:rPr>
          <w:rFonts w:ascii="Century Gothic" w:eastAsia="Times New Roman" w:hAnsi="Century Gothic" w:cs="Times New Roman"/>
          <w:b/>
          <w:bCs/>
          <w:color w:val="4F81BD" w:themeColor="accent1"/>
          <w:sz w:val="18"/>
          <w:szCs w:val="18"/>
          <w:lang w:val="es-ES"/>
        </w:rPr>
        <w:t>lerta de olvido de contraseña</w:t>
      </w:r>
    </w:p>
    <w:p w14:paraId="2A228ADF" w14:textId="21F68433" w:rsidR="002D2944" w:rsidRDefault="00EE14C4" w:rsidP="002D2944">
      <w:pPr>
        <w:jc w:val="both"/>
        <w:rPr>
          <w:rFonts w:ascii="Century Gothic" w:hAnsi="Century Gothic"/>
        </w:rPr>
      </w:pPr>
      <w:r>
        <w:rPr>
          <w:rFonts w:ascii="Century Gothic" w:hAnsi="Century Gothic"/>
        </w:rPr>
        <w:t xml:space="preserve">En dicho mensaje debe mostrarse la acción </w:t>
      </w:r>
      <w:r w:rsidRPr="00EE14C4">
        <w:rPr>
          <w:rFonts w:ascii="Century Gothic" w:hAnsi="Century Gothic"/>
          <w:b/>
        </w:rPr>
        <w:t>A</w:t>
      </w:r>
      <w:r w:rsidR="00EA3016" w:rsidRPr="00EE14C4">
        <w:rPr>
          <w:rFonts w:ascii="Century Gothic" w:hAnsi="Century Gothic"/>
          <w:b/>
        </w:rPr>
        <w:t>ceptar</w:t>
      </w:r>
      <w:r w:rsidR="00EA3016">
        <w:rPr>
          <w:rFonts w:ascii="Century Gothic" w:hAnsi="Century Gothic"/>
        </w:rPr>
        <w:t xml:space="preserve"> para iniciar con el funcionamiento de la aplicación.</w:t>
      </w:r>
    </w:p>
    <w:p w14:paraId="2150DCB0" w14:textId="5D2238E0" w:rsidR="00EE14C4" w:rsidRDefault="00EE14C4" w:rsidP="00EE14C4">
      <w:pPr>
        <w:jc w:val="center"/>
        <w:rPr>
          <w:rFonts w:ascii="Century Gothic" w:hAnsi="Century Gothic"/>
        </w:rPr>
      </w:pPr>
      <w:r>
        <w:rPr>
          <w:noProof/>
          <w:lang w:val="es-AR" w:eastAsia="es-AR"/>
        </w:rPr>
        <w:lastRenderedPageBreak/>
        <w:drawing>
          <wp:inline distT="0" distB="0" distL="0" distR="0" wp14:anchorId="04ECC64A" wp14:editId="28F24A29">
            <wp:extent cx="3338423" cy="301254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50633" cy="3023565"/>
                    </a:xfrm>
                    <a:prstGeom prst="rect">
                      <a:avLst/>
                    </a:prstGeom>
                  </pic:spPr>
                </pic:pic>
              </a:graphicData>
            </a:graphic>
          </wp:inline>
        </w:drawing>
      </w:r>
    </w:p>
    <w:p w14:paraId="0A6C3AC1" w14:textId="6909E2B5" w:rsidR="00EC50E3" w:rsidRPr="00EC50E3" w:rsidRDefault="00EC50E3" w:rsidP="00EE14C4">
      <w:pPr>
        <w:jc w:val="center"/>
        <w:rPr>
          <w:rFonts w:ascii="Century Gothic" w:eastAsia="Times New Roman" w:hAnsi="Century Gothic" w:cs="Times New Roman"/>
          <w:b/>
          <w:bCs/>
          <w:color w:val="4F81BD" w:themeColor="accent1"/>
          <w:sz w:val="18"/>
          <w:szCs w:val="18"/>
          <w:lang w:val="es-ES"/>
        </w:rPr>
      </w:pPr>
      <w:r w:rsidRPr="00EC50E3">
        <w:rPr>
          <w:rFonts w:ascii="Century Gothic" w:eastAsia="Times New Roman" w:hAnsi="Century Gothic" w:cs="Times New Roman"/>
          <w:b/>
          <w:bCs/>
          <w:color w:val="4F81BD" w:themeColor="accent1"/>
          <w:sz w:val="18"/>
          <w:szCs w:val="18"/>
          <w:lang w:val="es-ES"/>
        </w:rPr>
        <w:t>Figura 1.</w:t>
      </w:r>
      <w:r w:rsidR="00037B3B">
        <w:rPr>
          <w:rFonts w:ascii="Century Gothic" w:eastAsia="Times New Roman" w:hAnsi="Century Gothic" w:cs="Times New Roman"/>
          <w:b/>
          <w:bCs/>
          <w:color w:val="4F81BD" w:themeColor="accent1"/>
          <w:sz w:val="18"/>
          <w:szCs w:val="18"/>
          <w:lang w:val="es-ES"/>
        </w:rPr>
        <w:t>2</w:t>
      </w:r>
      <w:r w:rsidRPr="00EC50E3">
        <w:rPr>
          <w:rFonts w:ascii="Century Gothic" w:eastAsia="Times New Roman" w:hAnsi="Century Gothic" w:cs="Times New Roman"/>
          <w:b/>
          <w:bCs/>
          <w:color w:val="4F81BD" w:themeColor="accent1"/>
          <w:sz w:val="18"/>
          <w:szCs w:val="18"/>
          <w:lang w:val="es-ES"/>
        </w:rPr>
        <w:t xml:space="preserve"> </w:t>
      </w:r>
      <w:r w:rsidR="00F87C63">
        <w:rPr>
          <w:rFonts w:ascii="Century Gothic" w:eastAsia="Times New Roman" w:hAnsi="Century Gothic" w:cs="Times New Roman"/>
          <w:b/>
          <w:bCs/>
          <w:color w:val="4F81BD" w:themeColor="accent1"/>
          <w:sz w:val="18"/>
          <w:szCs w:val="18"/>
          <w:lang w:val="es-ES"/>
        </w:rPr>
        <w:t>Pantalla de inicio de sesión y pantalla de bienvenida</w:t>
      </w:r>
      <w:r w:rsidR="00D267EE">
        <w:rPr>
          <w:rFonts w:ascii="Century Gothic" w:eastAsia="Times New Roman" w:hAnsi="Century Gothic" w:cs="Times New Roman"/>
          <w:b/>
          <w:bCs/>
          <w:color w:val="4F81BD" w:themeColor="accent1"/>
          <w:sz w:val="18"/>
          <w:szCs w:val="18"/>
          <w:lang w:val="es-ES"/>
        </w:rPr>
        <w:t xml:space="preserve"> al operador</w:t>
      </w:r>
      <w:r w:rsidR="00F87C63">
        <w:rPr>
          <w:rFonts w:ascii="Century Gothic" w:eastAsia="Times New Roman" w:hAnsi="Century Gothic" w:cs="Times New Roman"/>
          <w:b/>
          <w:bCs/>
          <w:color w:val="4F81BD" w:themeColor="accent1"/>
          <w:sz w:val="18"/>
          <w:szCs w:val="18"/>
          <w:lang w:val="es-ES"/>
        </w:rPr>
        <w:t>.</w:t>
      </w:r>
    </w:p>
    <w:p w14:paraId="13421DDF" w14:textId="029E861E" w:rsidR="00DA2949" w:rsidRDefault="00270A60" w:rsidP="002D2944">
      <w:pPr>
        <w:jc w:val="both"/>
        <w:rPr>
          <w:rFonts w:ascii="Century Gothic" w:hAnsi="Century Gothic"/>
        </w:rPr>
      </w:pPr>
      <w:r>
        <w:rPr>
          <w:rFonts w:ascii="Century Gothic" w:hAnsi="Century Gothic"/>
        </w:rPr>
        <w:t xml:space="preserve">Cuando </w:t>
      </w:r>
      <w:r w:rsidR="00037B3B">
        <w:rPr>
          <w:rFonts w:ascii="Century Gothic" w:hAnsi="Century Gothic"/>
        </w:rPr>
        <w:t xml:space="preserve">el </w:t>
      </w:r>
      <w:r w:rsidR="00F55C9B">
        <w:rPr>
          <w:rFonts w:ascii="Century Gothic" w:hAnsi="Century Gothic"/>
        </w:rPr>
        <w:t>operador</w:t>
      </w:r>
      <w:r w:rsidR="00037B3B">
        <w:rPr>
          <w:rFonts w:ascii="Century Gothic" w:hAnsi="Century Gothic"/>
        </w:rPr>
        <w:t xml:space="preserve"> seleccione </w:t>
      </w:r>
      <w:r>
        <w:rPr>
          <w:rFonts w:ascii="Century Gothic" w:hAnsi="Century Gothic"/>
        </w:rPr>
        <w:t xml:space="preserve">la opción de “Aceptar” se </w:t>
      </w:r>
      <w:r w:rsidR="00037B3B">
        <w:rPr>
          <w:rFonts w:ascii="Century Gothic" w:hAnsi="Century Gothic"/>
        </w:rPr>
        <w:t xml:space="preserve">realiza un </w:t>
      </w:r>
      <w:r>
        <w:rPr>
          <w:rFonts w:ascii="Century Gothic" w:hAnsi="Century Gothic"/>
        </w:rPr>
        <w:t xml:space="preserve">cambio a la </w:t>
      </w:r>
      <w:r w:rsidR="000C39BE">
        <w:rPr>
          <w:rFonts w:ascii="Century Gothic" w:hAnsi="Century Gothic"/>
        </w:rPr>
        <w:t xml:space="preserve">siguiente </w:t>
      </w:r>
      <w:r>
        <w:rPr>
          <w:rFonts w:ascii="Century Gothic" w:hAnsi="Century Gothic"/>
        </w:rPr>
        <w:t xml:space="preserve">pantalla </w:t>
      </w:r>
      <w:r w:rsidR="000C39BE">
        <w:rPr>
          <w:rFonts w:ascii="Century Gothic" w:hAnsi="Century Gothic"/>
        </w:rPr>
        <w:t>dentro de la aplicación</w:t>
      </w:r>
      <w:r>
        <w:rPr>
          <w:rFonts w:ascii="Century Gothic" w:hAnsi="Century Gothic"/>
        </w:rPr>
        <w:t xml:space="preserve"> mostrando lo</w:t>
      </w:r>
      <w:r w:rsidR="00037B3B">
        <w:rPr>
          <w:rFonts w:ascii="Century Gothic" w:hAnsi="Century Gothic"/>
        </w:rPr>
        <w:t>s</w:t>
      </w:r>
      <w:r>
        <w:rPr>
          <w:rFonts w:ascii="Century Gothic" w:hAnsi="Century Gothic"/>
        </w:rPr>
        <w:t xml:space="preserve"> datos de la Planta </w:t>
      </w:r>
      <w:r w:rsidR="00037B3B">
        <w:rPr>
          <w:rFonts w:ascii="Century Gothic" w:hAnsi="Century Gothic"/>
        </w:rPr>
        <w:t>a la que está asignado el operador</w:t>
      </w:r>
      <w:r w:rsidR="00CA4968">
        <w:rPr>
          <w:rFonts w:ascii="Century Gothic" w:hAnsi="Century Gothic"/>
        </w:rPr>
        <w:t xml:space="preserve"> visualizando los campos</w:t>
      </w:r>
      <w:r w:rsidR="0067673D">
        <w:rPr>
          <w:rFonts w:ascii="Century Gothic" w:hAnsi="Century Gothic"/>
        </w:rPr>
        <w:t xml:space="preserve"> por sección</w:t>
      </w:r>
      <w:r w:rsidR="00DA2949">
        <w:rPr>
          <w:rFonts w:ascii="Century Gothic" w:hAnsi="Century Gothic"/>
        </w:rPr>
        <w:t>:</w:t>
      </w:r>
    </w:p>
    <w:p w14:paraId="7F71E61B" w14:textId="168BD716" w:rsidR="0067673D" w:rsidRDefault="0067673D" w:rsidP="002D2944">
      <w:pPr>
        <w:jc w:val="both"/>
        <w:rPr>
          <w:rFonts w:ascii="Century Gothic" w:hAnsi="Century Gothic"/>
        </w:rPr>
      </w:pPr>
      <w:r>
        <w:rPr>
          <w:rFonts w:ascii="Century Gothic" w:hAnsi="Century Gothic"/>
        </w:rPr>
        <w:t>Información General</w:t>
      </w:r>
      <w:r w:rsidR="00037B3B">
        <w:rPr>
          <w:rFonts w:ascii="Century Gothic" w:hAnsi="Century Gothic"/>
        </w:rPr>
        <w:t xml:space="preserve"> </w:t>
      </w:r>
      <w:r w:rsidR="00C61878">
        <w:rPr>
          <w:rFonts w:ascii="Century Gothic" w:hAnsi="Century Gothic"/>
        </w:rPr>
        <w:t>PTAR</w:t>
      </w:r>
    </w:p>
    <w:p w14:paraId="475C4A6C" w14:textId="5F2B2A97" w:rsidR="00270A60" w:rsidRDefault="00DA2949" w:rsidP="00DA2949">
      <w:pPr>
        <w:pStyle w:val="Prrafodelista"/>
        <w:numPr>
          <w:ilvl w:val="0"/>
          <w:numId w:val="27"/>
        </w:numPr>
        <w:jc w:val="both"/>
        <w:rPr>
          <w:rFonts w:ascii="Century Gothic" w:hAnsi="Century Gothic"/>
        </w:rPr>
      </w:pPr>
      <w:r>
        <w:rPr>
          <w:rFonts w:ascii="Century Gothic" w:hAnsi="Century Gothic"/>
        </w:rPr>
        <w:t>Nombre de la planta</w:t>
      </w:r>
      <w:r w:rsidR="00CA4968">
        <w:rPr>
          <w:rFonts w:ascii="Century Gothic" w:hAnsi="Century Gothic"/>
        </w:rPr>
        <w:t xml:space="preserve"> </w:t>
      </w:r>
    </w:p>
    <w:p w14:paraId="62D5216C" w14:textId="1D7FFBFA" w:rsidR="00DA2949" w:rsidRDefault="00DA2949" w:rsidP="00DA2949">
      <w:pPr>
        <w:pStyle w:val="Prrafodelista"/>
        <w:numPr>
          <w:ilvl w:val="0"/>
          <w:numId w:val="27"/>
        </w:numPr>
        <w:jc w:val="both"/>
        <w:rPr>
          <w:rFonts w:ascii="Century Gothic" w:hAnsi="Century Gothic"/>
        </w:rPr>
      </w:pPr>
      <w:r>
        <w:rPr>
          <w:rFonts w:ascii="Century Gothic" w:hAnsi="Century Gothic"/>
        </w:rPr>
        <w:t>Ubicación</w:t>
      </w:r>
      <w:r w:rsidR="0067673D">
        <w:rPr>
          <w:rFonts w:ascii="Century Gothic" w:hAnsi="Century Gothic"/>
        </w:rPr>
        <w:t xml:space="preserve"> (Dirección de la planta)</w:t>
      </w:r>
    </w:p>
    <w:p w14:paraId="2AE8F759" w14:textId="184E0CF1" w:rsidR="0067673D" w:rsidRPr="0067673D" w:rsidRDefault="0067673D" w:rsidP="0067673D">
      <w:pPr>
        <w:jc w:val="both"/>
        <w:rPr>
          <w:rFonts w:ascii="Century Gothic" w:hAnsi="Century Gothic"/>
        </w:rPr>
      </w:pPr>
      <w:r>
        <w:rPr>
          <w:rFonts w:ascii="Century Gothic" w:hAnsi="Century Gothic"/>
        </w:rPr>
        <w:t>Geolocalización</w:t>
      </w:r>
      <w:r w:rsidR="00C61878">
        <w:rPr>
          <w:rFonts w:ascii="Century Gothic" w:hAnsi="Century Gothic"/>
        </w:rPr>
        <w:t xml:space="preserve"> PTAR</w:t>
      </w:r>
    </w:p>
    <w:p w14:paraId="05533C9E" w14:textId="67CF3CA1" w:rsidR="00C61878" w:rsidRDefault="0067673D" w:rsidP="00DA2949">
      <w:pPr>
        <w:pStyle w:val="Prrafodelista"/>
        <w:numPr>
          <w:ilvl w:val="0"/>
          <w:numId w:val="27"/>
        </w:numPr>
        <w:jc w:val="both"/>
        <w:rPr>
          <w:rFonts w:ascii="Century Gothic" w:hAnsi="Century Gothic"/>
        </w:rPr>
      </w:pPr>
      <w:r>
        <w:rPr>
          <w:rFonts w:ascii="Century Gothic" w:hAnsi="Century Gothic"/>
        </w:rPr>
        <w:t>Mapa de g</w:t>
      </w:r>
      <w:r w:rsidR="00DA2949">
        <w:rPr>
          <w:rFonts w:ascii="Century Gothic" w:hAnsi="Century Gothic"/>
        </w:rPr>
        <w:t>eolocalización de la planta</w:t>
      </w:r>
      <w:r>
        <w:rPr>
          <w:rFonts w:ascii="Century Gothic" w:hAnsi="Century Gothic"/>
        </w:rPr>
        <w:t xml:space="preserve"> (Mapa)</w:t>
      </w:r>
      <w:r w:rsidR="002D06CD">
        <w:rPr>
          <w:rFonts w:ascii="Century Gothic" w:hAnsi="Century Gothic"/>
        </w:rPr>
        <w:t>, en dicho mapa debe visualizarse su geocerca</w:t>
      </w:r>
      <w:r w:rsidR="00C61878">
        <w:rPr>
          <w:rFonts w:ascii="Century Gothic" w:hAnsi="Century Gothic"/>
        </w:rPr>
        <w:t>.</w:t>
      </w:r>
    </w:p>
    <w:p w14:paraId="0DC33394" w14:textId="77777777" w:rsidR="00635BD0" w:rsidRDefault="00C61878" w:rsidP="00776C32">
      <w:pPr>
        <w:ind w:left="423"/>
        <w:jc w:val="center"/>
        <w:rPr>
          <w:rFonts w:ascii="Century Gothic" w:hAnsi="Century Gothic"/>
        </w:rPr>
      </w:pPr>
      <w:r>
        <w:rPr>
          <w:noProof/>
          <w:lang w:val="es-AR" w:eastAsia="es-AR"/>
        </w:rPr>
        <w:lastRenderedPageBreak/>
        <w:drawing>
          <wp:inline distT="0" distB="0" distL="0" distR="0" wp14:anchorId="109A9BFB" wp14:editId="165EB8FD">
            <wp:extent cx="3390900" cy="16573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0900" cy="1657350"/>
                    </a:xfrm>
                    <a:prstGeom prst="rect">
                      <a:avLst/>
                    </a:prstGeom>
                  </pic:spPr>
                </pic:pic>
              </a:graphicData>
            </a:graphic>
          </wp:inline>
        </w:drawing>
      </w:r>
    </w:p>
    <w:p w14:paraId="5601D46F" w14:textId="0051106B" w:rsidR="00DA2949" w:rsidRPr="00776C32" w:rsidRDefault="00635BD0" w:rsidP="00776C32">
      <w:pPr>
        <w:ind w:left="423"/>
        <w:jc w:val="center"/>
        <w:rPr>
          <w:rFonts w:ascii="Century Gothic" w:hAnsi="Century Gothic"/>
        </w:rPr>
      </w:pPr>
      <w:r w:rsidRPr="00EC50E3">
        <w:rPr>
          <w:rFonts w:ascii="Century Gothic" w:eastAsia="Times New Roman" w:hAnsi="Century Gothic" w:cs="Times New Roman"/>
          <w:b/>
          <w:bCs/>
          <w:color w:val="4F81BD" w:themeColor="accent1"/>
          <w:sz w:val="18"/>
          <w:szCs w:val="18"/>
          <w:lang w:val="es-ES"/>
        </w:rPr>
        <w:t>Figura 1.</w:t>
      </w:r>
      <w:r>
        <w:rPr>
          <w:rFonts w:ascii="Century Gothic" w:eastAsia="Times New Roman" w:hAnsi="Century Gothic" w:cs="Times New Roman"/>
          <w:b/>
          <w:bCs/>
          <w:color w:val="4F81BD" w:themeColor="accent1"/>
          <w:sz w:val="18"/>
          <w:szCs w:val="18"/>
          <w:lang w:val="es-ES"/>
        </w:rPr>
        <w:t>3 Pantalla de ubicación PTAR:</w:t>
      </w:r>
      <w:r w:rsidRPr="00EC50E3">
        <w:rPr>
          <w:rFonts w:ascii="Century Gothic" w:eastAsia="Times New Roman" w:hAnsi="Century Gothic" w:cs="Times New Roman"/>
          <w:b/>
          <w:bCs/>
          <w:color w:val="4F81BD" w:themeColor="accent1"/>
          <w:sz w:val="18"/>
          <w:szCs w:val="18"/>
          <w:lang w:val="es-ES"/>
        </w:rPr>
        <w:t xml:space="preserve"> </w:t>
      </w:r>
      <w:r>
        <w:rPr>
          <w:rFonts w:ascii="Century Gothic" w:eastAsia="Times New Roman" w:hAnsi="Century Gothic" w:cs="Times New Roman"/>
          <w:b/>
          <w:bCs/>
          <w:color w:val="4F81BD" w:themeColor="accent1"/>
          <w:sz w:val="18"/>
          <w:szCs w:val="18"/>
          <w:lang w:val="es-ES"/>
        </w:rPr>
        <w:t>Geocerca</w:t>
      </w:r>
      <w:r>
        <w:rPr>
          <w:rFonts w:ascii="Century Gothic" w:hAnsi="Century Gothic"/>
        </w:rPr>
        <w:t>.</w:t>
      </w:r>
    </w:p>
    <w:p w14:paraId="2D8E7DA1" w14:textId="5F628572" w:rsidR="00D214A2" w:rsidRDefault="002D06CD" w:rsidP="00D214A2">
      <w:pPr>
        <w:jc w:val="both"/>
        <w:rPr>
          <w:rFonts w:ascii="Century Gothic" w:hAnsi="Century Gothic"/>
        </w:rPr>
      </w:pPr>
      <w:r>
        <w:rPr>
          <w:rFonts w:ascii="Century Gothic" w:hAnsi="Century Gothic"/>
        </w:rPr>
        <w:t>L</w:t>
      </w:r>
      <w:r w:rsidR="00D214A2">
        <w:rPr>
          <w:rFonts w:ascii="Century Gothic" w:hAnsi="Century Gothic"/>
        </w:rPr>
        <w:t xml:space="preserve">os campos </w:t>
      </w:r>
      <w:r w:rsidR="008B3C04">
        <w:rPr>
          <w:rFonts w:ascii="Century Gothic" w:hAnsi="Century Gothic"/>
          <w:b/>
        </w:rPr>
        <w:t xml:space="preserve">Nombre PTAR </w:t>
      </w:r>
      <w:r w:rsidR="008B3C04">
        <w:rPr>
          <w:rFonts w:ascii="Century Gothic" w:hAnsi="Century Gothic"/>
        </w:rPr>
        <w:t xml:space="preserve">y </w:t>
      </w:r>
      <w:r w:rsidR="008B3C04">
        <w:rPr>
          <w:rFonts w:ascii="Century Gothic" w:hAnsi="Century Gothic"/>
          <w:b/>
        </w:rPr>
        <w:t>Ubicación PTAR</w:t>
      </w:r>
      <w:r w:rsidR="008B3C04">
        <w:rPr>
          <w:rFonts w:ascii="Century Gothic" w:hAnsi="Century Gothic"/>
        </w:rPr>
        <w:t xml:space="preserve"> </w:t>
      </w:r>
      <w:r w:rsidR="00D214A2">
        <w:rPr>
          <w:rFonts w:ascii="Century Gothic" w:hAnsi="Century Gothic"/>
        </w:rPr>
        <w:t>s</w:t>
      </w:r>
      <w:r w:rsidR="00037B3B">
        <w:rPr>
          <w:rFonts w:ascii="Century Gothic" w:hAnsi="Century Gothic"/>
        </w:rPr>
        <w:t>ó</w:t>
      </w:r>
      <w:r w:rsidR="00D214A2">
        <w:rPr>
          <w:rFonts w:ascii="Century Gothic" w:hAnsi="Century Gothic"/>
        </w:rPr>
        <w:t>lo serán de visualización para el operador</w:t>
      </w:r>
      <w:r w:rsidR="008B3C04">
        <w:rPr>
          <w:rFonts w:ascii="Century Gothic" w:hAnsi="Century Gothic"/>
        </w:rPr>
        <w:t>,</w:t>
      </w:r>
      <w:r w:rsidR="00D214A2">
        <w:rPr>
          <w:rFonts w:ascii="Century Gothic" w:hAnsi="Century Gothic"/>
        </w:rPr>
        <w:t xml:space="preserve"> los valores </w:t>
      </w:r>
      <w:r w:rsidR="008B3C04">
        <w:rPr>
          <w:rFonts w:ascii="Century Gothic" w:hAnsi="Century Gothic"/>
        </w:rPr>
        <w:t xml:space="preserve">de los objetos nombre y ubicación PTAR </w:t>
      </w:r>
      <w:r w:rsidR="00D214A2">
        <w:rPr>
          <w:rFonts w:ascii="Century Gothic" w:hAnsi="Century Gothic"/>
        </w:rPr>
        <w:t>se obtienen del objeto de operadores</w:t>
      </w:r>
      <w:r w:rsidR="008B3C04">
        <w:rPr>
          <w:rFonts w:ascii="Century Gothic" w:hAnsi="Century Gothic"/>
        </w:rPr>
        <w:t xml:space="preserve"> en su relación con la planta asignada</w:t>
      </w:r>
      <w:r w:rsidR="00D214A2">
        <w:rPr>
          <w:rFonts w:ascii="Century Gothic" w:hAnsi="Century Gothic"/>
        </w:rPr>
        <w:t xml:space="preserve">; </w:t>
      </w:r>
      <w:r w:rsidR="008423CF">
        <w:rPr>
          <w:rFonts w:ascii="Century Gothic" w:hAnsi="Century Gothic"/>
        </w:rPr>
        <w:t xml:space="preserve">la app contará con </w:t>
      </w:r>
      <w:r w:rsidR="00D214A2">
        <w:rPr>
          <w:rFonts w:ascii="Century Gothic" w:hAnsi="Century Gothic"/>
        </w:rPr>
        <w:t xml:space="preserve">un botón de </w:t>
      </w:r>
      <w:r w:rsidR="00442194" w:rsidRPr="00776C32">
        <w:rPr>
          <w:rFonts w:ascii="Century Gothic" w:hAnsi="Century Gothic"/>
          <w:b/>
        </w:rPr>
        <w:t>A</w:t>
      </w:r>
      <w:r w:rsidR="00D214A2" w:rsidRPr="00776C32">
        <w:rPr>
          <w:rFonts w:ascii="Century Gothic" w:hAnsi="Century Gothic"/>
          <w:b/>
        </w:rPr>
        <w:t>ceptar</w:t>
      </w:r>
      <w:r w:rsidR="00D214A2">
        <w:rPr>
          <w:rFonts w:ascii="Century Gothic" w:hAnsi="Century Gothic"/>
        </w:rPr>
        <w:t xml:space="preserve"> para continuar con </w:t>
      </w:r>
      <w:r w:rsidR="008423CF">
        <w:rPr>
          <w:rFonts w:ascii="Century Gothic" w:hAnsi="Century Gothic"/>
        </w:rPr>
        <w:t xml:space="preserve">la </w:t>
      </w:r>
      <w:r w:rsidR="00D214A2">
        <w:rPr>
          <w:rFonts w:ascii="Century Gothic" w:hAnsi="Century Gothic"/>
        </w:rPr>
        <w:t xml:space="preserve">siguiente pantalla que muestre la operación que </w:t>
      </w:r>
      <w:r w:rsidR="00442194">
        <w:rPr>
          <w:rFonts w:ascii="Century Gothic" w:hAnsi="Century Gothic"/>
        </w:rPr>
        <w:t xml:space="preserve">puede </w:t>
      </w:r>
      <w:r w:rsidR="00D214A2">
        <w:rPr>
          <w:rFonts w:ascii="Century Gothic" w:hAnsi="Century Gothic"/>
        </w:rPr>
        <w:t>realiza</w:t>
      </w:r>
      <w:r w:rsidR="00442194">
        <w:rPr>
          <w:rFonts w:ascii="Century Gothic" w:hAnsi="Century Gothic"/>
        </w:rPr>
        <w:t>r</w:t>
      </w:r>
      <w:r w:rsidR="00D214A2">
        <w:rPr>
          <w:rFonts w:ascii="Century Gothic" w:hAnsi="Century Gothic"/>
        </w:rPr>
        <w:t xml:space="preserve"> un operador.</w:t>
      </w:r>
    </w:p>
    <w:p w14:paraId="757D4BD8" w14:textId="77777777" w:rsidR="005C6894" w:rsidRDefault="005C6894" w:rsidP="005C6894">
      <w:pPr>
        <w:ind w:left="423"/>
        <w:jc w:val="center"/>
        <w:rPr>
          <w:rFonts w:ascii="Century Gothic" w:hAnsi="Century Gothic"/>
        </w:rPr>
      </w:pPr>
      <w:r>
        <w:rPr>
          <w:noProof/>
          <w:lang w:val="es-AR" w:eastAsia="es-AR"/>
        </w:rPr>
        <w:drawing>
          <wp:inline distT="0" distB="0" distL="0" distR="0" wp14:anchorId="6B0594BF" wp14:editId="502864DD">
            <wp:extent cx="1500996" cy="2975068"/>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07987" cy="2988925"/>
                    </a:xfrm>
                    <a:prstGeom prst="rect">
                      <a:avLst/>
                    </a:prstGeom>
                  </pic:spPr>
                </pic:pic>
              </a:graphicData>
            </a:graphic>
          </wp:inline>
        </w:drawing>
      </w:r>
    </w:p>
    <w:p w14:paraId="62D39B9C" w14:textId="61A64CB0" w:rsidR="005C6894" w:rsidRPr="009865DF" w:rsidRDefault="005C6894" w:rsidP="005C6894">
      <w:pPr>
        <w:ind w:left="423"/>
        <w:jc w:val="center"/>
        <w:rPr>
          <w:rFonts w:ascii="Century Gothic" w:eastAsia="Times New Roman" w:hAnsi="Century Gothic" w:cs="Times New Roman"/>
          <w:b/>
          <w:bCs/>
          <w:color w:val="4F81BD" w:themeColor="accent1"/>
          <w:sz w:val="18"/>
          <w:szCs w:val="18"/>
          <w:lang w:val="es-ES"/>
        </w:rPr>
      </w:pPr>
      <w:r w:rsidRPr="009865DF">
        <w:rPr>
          <w:rFonts w:ascii="Century Gothic" w:eastAsia="Times New Roman" w:hAnsi="Century Gothic" w:cs="Times New Roman"/>
          <w:b/>
          <w:bCs/>
          <w:color w:val="4F81BD" w:themeColor="accent1"/>
          <w:sz w:val="18"/>
          <w:szCs w:val="18"/>
          <w:lang w:val="es-ES"/>
        </w:rPr>
        <w:t>Figura 1.</w:t>
      </w:r>
      <w:r w:rsidR="00635BD0">
        <w:rPr>
          <w:rFonts w:ascii="Century Gothic" w:eastAsia="Times New Roman" w:hAnsi="Century Gothic" w:cs="Times New Roman"/>
          <w:b/>
          <w:bCs/>
          <w:color w:val="4F81BD" w:themeColor="accent1"/>
          <w:sz w:val="18"/>
          <w:szCs w:val="18"/>
          <w:lang w:val="es-ES"/>
        </w:rPr>
        <w:t>4</w:t>
      </w:r>
      <w:r w:rsidRPr="009865DF">
        <w:rPr>
          <w:rFonts w:ascii="Century Gothic" w:eastAsia="Times New Roman" w:hAnsi="Century Gothic" w:cs="Times New Roman"/>
          <w:b/>
          <w:bCs/>
          <w:color w:val="4F81BD" w:themeColor="accent1"/>
          <w:sz w:val="18"/>
          <w:szCs w:val="18"/>
          <w:lang w:val="es-ES"/>
        </w:rPr>
        <w:t xml:space="preserve"> </w:t>
      </w:r>
      <w:r w:rsidR="00F43795">
        <w:rPr>
          <w:rFonts w:ascii="Century Gothic" w:eastAsia="Times New Roman" w:hAnsi="Century Gothic" w:cs="Times New Roman"/>
          <w:b/>
          <w:bCs/>
          <w:color w:val="4F81BD" w:themeColor="accent1"/>
          <w:sz w:val="18"/>
          <w:szCs w:val="18"/>
          <w:lang w:val="es-ES"/>
        </w:rPr>
        <w:t>Pantalla de i</w:t>
      </w:r>
      <w:r w:rsidRPr="009865DF">
        <w:rPr>
          <w:rFonts w:ascii="Century Gothic" w:eastAsia="Times New Roman" w:hAnsi="Century Gothic" w:cs="Times New Roman"/>
          <w:b/>
          <w:bCs/>
          <w:color w:val="4F81BD" w:themeColor="accent1"/>
          <w:sz w:val="18"/>
          <w:szCs w:val="18"/>
          <w:lang w:val="es-ES"/>
        </w:rPr>
        <w:t>nformación de planta asignada al operador</w:t>
      </w:r>
    </w:p>
    <w:p w14:paraId="5E9A60B5" w14:textId="106740B7" w:rsidR="00DB4817" w:rsidRDefault="00D214A2" w:rsidP="00D214A2">
      <w:pPr>
        <w:jc w:val="both"/>
        <w:rPr>
          <w:rFonts w:ascii="Century Gothic" w:hAnsi="Century Gothic"/>
        </w:rPr>
      </w:pPr>
      <w:r>
        <w:rPr>
          <w:rFonts w:ascii="Century Gothic" w:hAnsi="Century Gothic"/>
        </w:rPr>
        <w:t>E</w:t>
      </w:r>
      <w:r w:rsidR="00BB4BE9">
        <w:rPr>
          <w:rFonts w:ascii="Century Gothic" w:hAnsi="Century Gothic"/>
        </w:rPr>
        <w:t>n e</w:t>
      </w:r>
      <w:r>
        <w:rPr>
          <w:rFonts w:ascii="Century Gothic" w:hAnsi="Century Gothic"/>
        </w:rPr>
        <w:t xml:space="preserve">sta pantalla </w:t>
      </w:r>
      <w:r w:rsidR="00DB4817">
        <w:rPr>
          <w:rFonts w:ascii="Century Gothic" w:hAnsi="Century Gothic"/>
        </w:rPr>
        <w:t>se</w:t>
      </w:r>
      <w:r>
        <w:rPr>
          <w:rFonts w:ascii="Century Gothic" w:hAnsi="Century Gothic"/>
        </w:rPr>
        <w:t xml:space="preserve"> m</w:t>
      </w:r>
      <w:r w:rsidR="00DB4817">
        <w:rPr>
          <w:rFonts w:ascii="Century Gothic" w:hAnsi="Century Gothic"/>
        </w:rPr>
        <w:t>ue</w:t>
      </w:r>
      <w:r>
        <w:rPr>
          <w:rFonts w:ascii="Century Gothic" w:hAnsi="Century Gothic"/>
        </w:rPr>
        <w:t>stra</w:t>
      </w:r>
      <w:r w:rsidR="00DB4817">
        <w:rPr>
          <w:rFonts w:ascii="Century Gothic" w:hAnsi="Century Gothic"/>
        </w:rPr>
        <w:t>n</w:t>
      </w:r>
      <w:r>
        <w:rPr>
          <w:rFonts w:ascii="Century Gothic" w:hAnsi="Century Gothic"/>
        </w:rPr>
        <w:t xml:space="preserve"> 4 botones de acción</w:t>
      </w:r>
      <w:r w:rsidR="00DB4817">
        <w:rPr>
          <w:rFonts w:ascii="Century Gothic" w:hAnsi="Century Gothic"/>
        </w:rPr>
        <w:t>:</w:t>
      </w:r>
    </w:p>
    <w:p w14:paraId="766936FE" w14:textId="6D23ECB1" w:rsidR="00DB4817" w:rsidRDefault="00D214A2" w:rsidP="00776C32">
      <w:pPr>
        <w:pStyle w:val="Prrafodelista"/>
        <w:numPr>
          <w:ilvl w:val="0"/>
          <w:numId w:val="27"/>
        </w:numPr>
        <w:jc w:val="both"/>
        <w:rPr>
          <w:ins w:id="41" w:author="Fierro Castelan, Asbeidy Sara" w:date="2017-09-26T11:21:00Z"/>
          <w:rFonts w:ascii="Century Gothic" w:hAnsi="Century Gothic"/>
        </w:rPr>
      </w:pPr>
      <w:r w:rsidRPr="00A2712B">
        <w:rPr>
          <w:rFonts w:ascii="Century Gothic" w:hAnsi="Century Gothic"/>
        </w:rPr>
        <w:t>¿Crear Ticke</w:t>
      </w:r>
      <w:r w:rsidR="008423CF" w:rsidRPr="00A2712B">
        <w:rPr>
          <w:rFonts w:ascii="Century Gothic" w:hAnsi="Century Gothic"/>
        </w:rPr>
        <w:t>t</w:t>
      </w:r>
      <w:r w:rsidRPr="00A2712B">
        <w:rPr>
          <w:rFonts w:ascii="Century Gothic" w:hAnsi="Century Gothic"/>
        </w:rPr>
        <w:t>?</w:t>
      </w:r>
    </w:p>
    <w:p w14:paraId="1E7C235C" w14:textId="567600CB" w:rsidR="00DB4817" w:rsidRDefault="00D214A2" w:rsidP="00776C32">
      <w:pPr>
        <w:pStyle w:val="Prrafodelista"/>
        <w:numPr>
          <w:ilvl w:val="0"/>
          <w:numId w:val="27"/>
        </w:numPr>
        <w:jc w:val="both"/>
        <w:rPr>
          <w:ins w:id="42" w:author="Fierro Castelan, Asbeidy Sara" w:date="2017-09-26T11:21:00Z"/>
          <w:rFonts w:ascii="Century Gothic" w:hAnsi="Century Gothic"/>
        </w:rPr>
      </w:pPr>
      <w:r w:rsidRPr="00776C32">
        <w:rPr>
          <w:rFonts w:ascii="Century Gothic" w:hAnsi="Century Gothic"/>
        </w:rPr>
        <w:lastRenderedPageBreak/>
        <w:t>Ver ticket(s)</w:t>
      </w:r>
    </w:p>
    <w:p w14:paraId="6276C4FD" w14:textId="77777777" w:rsidR="00BB4BE9" w:rsidRDefault="00D214A2" w:rsidP="00776C32">
      <w:pPr>
        <w:pStyle w:val="Prrafodelista"/>
        <w:numPr>
          <w:ilvl w:val="0"/>
          <w:numId w:val="27"/>
        </w:numPr>
        <w:jc w:val="both"/>
        <w:rPr>
          <w:rFonts w:ascii="Century Gothic" w:hAnsi="Century Gothic"/>
        </w:rPr>
      </w:pPr>
      <w:r w:rsidRPr="00776C32">
        <w:rPr>
          <w:rFonts w:ascii="Century Gothic" w:hAnsi="Century Gothic"/>
        </w:rPr>
        <w:t>¿Crear rutina?</w:t>
      </w:r>
    </w:p>
    <w:p w14:paraId="663E61DB" w14:textId="272C63C8" w:rsidR="00BB4BE9" w:rsidRDefault="00BB4BE9" w:rsidP="00776C32">
      <w:pPr>
        <w:pStyle w:val="Prrafodelista"/>
        <w:numPr>
          <w:ilvl w:val="0"/>
          <w:numId w:val="27"/>
        </w:numPr>
        <w:jc w:val="both"/>
        <w:rPr>
          <w:rFonts w:ascii="Century Gothic" w:hAnsi="Century Gothic"/>
        </w:rPr>
      </w:pPr>
      <w:r>
        <w:rPr>
          <w:rFonts w:ascii="Century Gothic" w:hAnsi="Century Gothic"/>
        </w:rPr>
        <w:t>V</w:t>
      </w:r>
      <w:r w:rsidR="00D214A2" w:rsidRPr="00776C32">
        <w:rPr>
          <w:rFonts w:ascii="Century Gothic" w:hAnsi="Century Gothic"/>
        </w:rPr>
        <w:t>er rutina(s)</w:t>
      </w:r>
    </w:p>
    <w:p w14:paraId="473BB352" w14:textId="01B40769" w:rsidR="00DB4817" w:rsidRDefault="00BB4BE9" w:rsidP="00776C32">
      <w:pPr>
        <w:pStyle w:val="Prrafodelista"/>
        <w:numPr>
          <w:ilvl w:val="0"/>
          <w:numId w:val="27"/>
        </w:numPr>
        <w:jc w:val="both"/>
        <w:rPr>
          <w:rFonts w:ascii="Century Gothic" w:hAnsi="Century Gothic"/>
        </w:rPr>
      </w:pPr>
      <w:r>
        <w:rPr>
          <w:rFonts w:ascii="Century Gothic" w:hAnsi="Century Gothic"/>
        </w:rPr>
        <w:t>M</w:t>
      </w:r>
      <w:r w:rsidR="000C0C4E" w:rsidRPr="005A08A9">
        <w:rPr>
          <w:rFonts w:ascii="Century Gothic" w:hAnsi="Century Gothic"/>
        </w:rPr>
        <w:t xml:space="preserve">enú de perfil del </w:t>
      </w:r>
      <w:r w:rsidR="00D214A2" w:rsidRPr="005A08A9">
        <w:rPr>
          <w:rFonts w:ascii="Century Gothic" w:hAnsi="Century Gothic"/>
        </w:rPr>
        <w:t>operador</w:t>
      </w:r>
      <w:r>
        <w:rPr>
          <w:rFonts w:ascii="Century Gothic" w:hAnsi="Century Gothic"/>
        </w:rPr>
        <w:t xml:space="preserve"> </w:t>
      </w:r>
      <w:r w:rsidRPr="00776C32">
        <w:rPr>
          <w:rFonts w:ascii="Century Gothic" w:hAnsi="Century Gothic"/>
          <w:b/>
        </w:rPr>
        <w:t>(</w:t>
      </w:r>
      <w:r>
        <w:rPr>
          <w:rFonts w:ascii="Century Gothic" w:hAnsi="Century Gothic"/>
          <w:b/>
        </w:rPr>
        <w:t>Mi Perfil)</w:t>
      </w:r>
      <w:r>
        <w:rPr>
          <w:rFonts w:ascii="Century Gothic" w:hAnsi="Century Gothic"/>
        </w:rPr>
        <w:t xml:space="preserve"> que será localizado en la parte superior derecha.</w:t>
      </w:r>
      <w:r w:rsidR="00D214A2" w:rsidRPr="00776C32">
        <w:rPr>
          <w:rFonts w:ascii="Century Gothic" w:hAnsi="Century Gothic"/>
        </w:rPr>
        <w:t xml:space="preserve"> </w:t>
      </w:r>
    </w:p>
    <w:p w14:paraId="4694EF78" w14:textId="363978BD" w:rsidR="00BB4BE9" w:rsidRDefault="00BB4BE9" w:rsidP="00776C32">
      <w:pPr>
        <w:ind w:left="423"/>
        <w:jc w:val="center"/>
        <w:rPr>
          <w:rFonts w:ascii="Century Gothic" w:hAnsi="Century Gothic"/>
        </w:rPr>
      </w:pPr>
      <w:r>
        <w:rPr>
          <w:noProof/>
          <w:lang w:val="es-AR" w:eastAsia="es-AR"/>
        </w:rPr>
        <w:drawing>
          <wp:inline distT="0" distB="0" distL="0" distR="0" wp14:anchorId="55D9AFAB" wp14:editId="19B93DC4">
            <wp:extent cx="1701579" cy="2628509"/>
            <wp:effectExtent l="0" t="0" r="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10569" cy="2642397"/>
                    </a:xfrm>
                    <a:prstGeom prst="rect">
                      <a:avLst/>
                    </a:prstGeom>
                  </pic:spPr>
                </pic:pic>
              </a:graphicData>
            </a:graphic>
          </wp:inline>
        </w:drawing>
      </w:r>
    </w:p>
    <w:p w14:paraId="2EE59EBA" w14:textId="444684CE" w:rsidR="00635BD0" w:rsidRPr="00776C32" w:rsidRDefault="00635BD0" w:rsidP="00776C32">
      <w:pPr>
        <w:ind w:left="423"/>
        <w:jc w:val="center"/>
        <w:rPr>
          <w:rFonts w:ascii="Century Gothic" w:hAnsi="Century Gothic"/>
        </w:rPr>
      </w:pPr>
      <w:r w:rsidRPr="00EC50E3">
        <w:rPr>
          <w:rFonts w:ascii="Century Gothic" w:eastAsia="Times New Roman" w:hAnsi="Century Gothic" w:cs="Times New Roman"/>
          <w:b/>
          <w:bCs/>
          <w:color w:val="4F81BD" w:themeColor="accent1"/>
          <w:sz w:val="18"/>
          <w:szCs w:val="18"/>
          <w:lang w:val="es-ES"/>
        </w:rPr>
        <w:t>Figura 1.</w:t>
      </w:r>
      <w:r>
        <w:rPr>
          <w:rFonts w:ascii="Century Gothic" w:eastAsia="Times New Roman" w:hAnsi="Century Gothic" w:cs="Times New Roman"/>
          <w:b/>
          <w:bCs/>
          <w:color w:val="4F81BD" w:themeColor="accent1"/>
          <w:sz w:val="18"/>
          <w:szCs w:val="18"/>
          <w:lang w:val="es-ES"/>
        </w:rPr>
        <w:t>5</w:t>
      </w:r>
      <w:r w:rsidRPr="00EC50E3">
        <w:rPr>
          <w:rFonts w:ascii="Century Gothic" w:eastAsia="Times New Roman" w:hAnsi="Century Gothic" w:cs="Times New Roman"/>
          <w:b/>
          <w:bCs/>
          <w:color w:val="4F81BD" w:themeColor="accent1"/>
          <w:sz w:val="18"/>
          <w:szCs w:val="18"/>
          <w:lang w:val="es-ES"/>
        </w:rPr>
        <w:t xml:space="preserve"> </w:t>
      </w:r>
      <w:r>
        <w:rPr>
          <w:rFonts w:ascii="Century Gothic" w:eastAsia="Times New Roman" w:hAnsi="Century Gothic" w:cs="Times New Roman"/>
          <w:b/>
          <w:bCs/>
          <w:color w:val="4F81BD" w:themeColor="accent1"/>
          <w:sz w:val="18"/>
          <w:szCs w:val="18"/>
          <w:lang w:val="es-ES"/>
        </w:rPr>
        <w:t>Pantalla de ubicación Mi Perfil</w:t>
      </w:r>
    </w:p>
    <w:p w14:paraId="7C15C8DC" w14:textId="45DCEC01" w:rsidR="00D214A2" w:rsidRDefault="00BB4BE9" w:rsidP="00D214A2">
      <w:pPr>
        <w:jc w:val="both"/>
        <w:rPr>
          <w:rFonts w:ascii="Century Gothic" w:hAnsi="Century Gothic"/>
        </w:rPr>
      </w:pPr>
      <w:r>
        <w:rPr>
          <w:rFonts w:ascii="Century Gothic" w:hAnsi="Century Gothic"/>
        </w:rPr>
        <w:t xml:space="preserve">Mi perfil </w:t>
      </w:r>
      <w:r w:rsidR="00D214A2">
        <w:rPr>
          <w:rFonts w:ascii="Century Gothic" w:hAnsi="Century Gothic"/>
        </w:rPr>
        <w:t xml:space="preserve">será el sitio donde </w:t>
      </w:r>
      <w:r w:rsidR="008423CF">
        <w:rPr>
          <w:rFonts w:ascii="Century Gothic" w:hAnsi="Century Gothic"/>
        </w:rPr>
        <w:t xml:space="preserve">se </w:t>
      </w:r>
      <w:r w:rsidR="00D214A2">
        <w:rPr>
          <w:rFonts w:ascii="Century Gothic" w:hAnsi="Century Gothic"/>
        </w:rPr>
        <w:t xml:space="preserve">realiza </w:t>
      </w:r>
      <w:r w:rsidR="008423CF">
        <w:rPr>
          <w:rFonts w:ascii="Century Gothic" w:hAnsi="Century Gothic"/>
        </w:rPr>
        <w:t xml:space="preserve">el </w:t>
      </w:r>
      <w:r>
        <w:rPr>
          <w:rFonts w:ascii="Century Gothic" w:hAnsi="Century Gothic"/>
        </w:rPr>
        <w:t>registro de Entrada</w:t>
      </w:r>
      <w:r w:rsidR="00D214A2">
        <w:rPr>
          <w:rFonts w:ascii="Century Gothic" w:hAnsi="Century Gothic"/>
        </w:rPr>
        <w:t>/</w:t>
      </w:r>
      <w:r>
        <w:rPr>
          <w:rFonts w:ascii="Century Gothic" w:hAnsi="Century Gothic"/>
        </w:rPr>
        <w:t xml:space="preserve">Salida </w:t>
      </w:r>
      <w:r w:rsidR="00D214A2">
        <w:rPr>
          <w:rFonts w:ascii="Century Gothic" w:hAnsi="Century Gothic"/>
        </w:rPr>
        <w:t>del día</w:t>
      </w:r>
      <w:r>
        <w:rPr>
          <w:rFonts w:ascii="Century Gothic" w:hAnsi="Century Gothic"/>
        </w:rPr>
        <w:t>.</w:t>
      </w:r>
    </w:p>
    <w:p w14:paraId="772C9C5E" w14:textId="49092AA3" w:rsidR="000C0C4E" w:rsidDel="00932C0F" w:rsidRDefault="000C0C4E" w:rsidP="00776C32">
      <w:pPr>
        <w:jc w:val="center"/>
        <w:rPr>
          <w:del w:id="43" w:author="Fierro Castelan, Asbeidy Sara" w:date="2017-09-26T11:26:00Z"/>
          <w:rFonts w:ascii="Century Gothic" w:hAnsi="Century Gothic"/>
        </w:rPr>
      </w:pPr>
      <w:r>
        <w:rPr>
          <w:noProof/>
          <w:lang w:val="es-AR" w:eastAsia="es-AR"/>
        </w:rPr>
        <w:lastRenderedPageBreak/>
        <w:drawing>
          <wp:inline distT="0" distB="0" distL="0" distR="0" wp14:anchorId="663F31DB" wp14:editId="7FB59AF5">
            <wp:extent cx="2458528" cy="3027444"/>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0331" cy="3041978"/>
                    </a:xfrm>
                    <a:prstGeom prst="rect">
                      <a:avLst/>
                    </a:prstGeom>
                  </pic:spPr>
                </pic:pic>
              </a:graphicData>
            </a:graphic>
          </wp:inline>
        </w:drawing>
      </w:r>
    </w:p>
    <w:p w14:paraId="7B1B765B" w14:textId="245B83A6" w:rsidR="000C0C4E" w:rsidRPr="009865DF" w:rsidRDefault="000C0C4E" w:rsidP="00640600">
      <w:pPr>
        <w:jc w:val="center"/>
        <w:rPr>
          <w:rFonts w:ascii="Century Gothic" w:eastAsia="Times New Roman" w:hAnsi="Century Gothic" w:cs="Times New Roman"/>
          <w:b/>
          <w:bCs/>
          <w:color w:val="4F81BD" w:themeColor="accent1"/>
          <w:sz w:val="18"/>
          <w:szCs w:val="18"/>
          <w:lang w:val="es-ES"/>
        </w:rPr>
      </w:pPr>
      <w:r>
        <w:rPr>
          <w:rFonts w:ascii="Century Gothic" w:eastAsia="Times New Roman" w:hAnsi="Century Gothic" w:cs="Times New Roman"/>
          <w:b/>
          <w:bCs/>
          <w:color w:val="4F81BD" w:themeColor="accent1"/>
          <w:sz w:val="18"/>
          <w:szCs w:val="18"/>
          <w:lang w:val="es-ES"/>
        </w:rPr>
        <w:t>Figura 1.</w:t>
      </w:r>
      <w:r w:rsidR="00635BD0">
        <w:rPr>
          <w:rFonts w:ascii="Century Gothic" w:eastAsia="Times New Roman" w:hAnsi="Century Gothic" w:cs="Times New Roman"/>
          <w:b/>
          <w:bCs/>
          <w:color w:val="4F81BD" w:themeColor="accent1"/>
          <w:sz w:val="18"/>
          <w:szCs w:val="18"/>
          <w:lang w:val="es-ES"/>
        </w:rPr>
        <w:t>6</w:t>
      </w:r>
      <w:r w:rsidRPr="009865DF">
        <w:rPr>
          <w:rFonts w:ascii="Century Gothic" w:eastAsia="Times New Roman" w:hAnsi="Century Gothic" w:cs="Times New Roman"/>
          <w:b/>
          <w:bCs/>
          <w:color w:val="4F81BD" w:themeColor="accent1"/>
          <w:sz w:val="18"/>
          <w:szCs w:val="18"/>
          <w:lang w:val="es-ES"/>
        </w:rPr>
        <w:t xml:space="preserve"> </w:t>
      </w:r>
      <w:r w:rsidR="004C1C9B">
        <w:rPr>
          <w:rFonts w:ascii="Century Gothic" w:eastAsia="Times New Roman" w:hAnsi="Century Gothic" w:cs="Times New Roman"/>
          <w:b/>
          <w:bCs/>
          <w:color w:val="4F81BD" w:themeColor="accent1"/>
          <w:sz w:val="18"/>
          <w:szCs w:val="18"/>
          <w:lang w:val="es-ES"/>
        </w:rPr>
        <w:t xml:space="preserve">Pantalla </w:t>
      </w:r>
      <w:r w:rsidR="00C34777">
        <w:rPr>
          <w:rFonts w:ascii="Century Gothic" w:eastAsia="Times New Roman" w:hAnsi="Century Gothic" w:cs="Times New Roman"/>
          <w:b/>
          <w:bCs/>
          <w:color w:val="4F81BD" w:themeColor="accent1"/>
          <w:sz w:val="18"/>
          <w:szCs w:val="18"/>
          <w:lang w:val="es-ES"/>
        </w:rPr>
        <w:t>menú general</w:t>
      </w:r>
      <w:r w:rsidR="008423CF">
        <w:rPr>
          <w:rFonts w:ascii="Century Gothic" w:eastAsia="Times New Roman" w:hAnsi="Century Gothic" w:cs="Times New Roman"/>
          <w:b/>
          <w:bCs/>
          <w:color w:val="4F81BD" w:themeColor="accent1"/>
          <w:sz w:val="18"/>
          <w:szCs w:val="18"/>
          <w:lang w:val="es-ES"/>
        </w:rPr>
        <w:t xml:space="preserve"> del</w:t>
      </w:r>
      <w:r>
        <w:rPr>
          <w:rFonts w:ascii="Century Gothic" w:eastAsia="Times New Roman" w:hAnsi="Century Gothic" w:cs="Times New Roman"/>
          <w:b/>
          <w:bCs/>
          <w:color w:val="4F81BD" w:themeColor="accent1"/>
          <w:sz w:val="18"/>
          <w:szCs w:val="18"/>
          <w:lang w:val="es-ES"/>
        </w:rPr>
        <w:t xml:space="preserve"> operador</w:t>
      </w:r>
    </w:p>
    <w:p w14:paraId="258725A5" w14:textId="705340C0" w:rsidR="00DC2018" w:rsidRDefault="003E4264" w:rsidP="00D214A2">
      <w:pPr>
        <w:jc w:val="both"/>
        <w:rPr>
          <w:rFonts w:ascii="Century Gothic" w:hAnsi="Century Gothic"/>
        </w:rPr>
      </w:pPr>
      <w:r>
        <w:rPr>
          <w:rFonts w:ascii="Century Gothic" w:hAnsi="Century Gothic"/>
        </w:rPr>
        <w:t>Para po</w:t>
      </w:r>
      <w:r w:rsidR="00AA57F2">
        <w:rPr>
          <w:rFonts w:ascii="Century Gothic" w:hAnsi="Century Gothic"/>
        </w:rPr>
        <w:t xml:space="preserve">der realizar alguna acción </w:t>
      </w:r>
      <w:r w:rsidR="008423CF">
        <w:rPr>
          <w:rFonts w:ascii="Century Gothic" w:hAnsi="Century Gothic"/>
        </w:rPr>
        <w:t xml:space="preserve">en </w:t>
      </w:r>
      <w:r w:rsidR="00AA57F2">
        <w:rPr>
          <w:rFonts w:ascii="Century Gothic" w:hAnsi="Century Gothic"/>
        </w:rPr>
        <w:t>lo</w:t>
      </w:r>
      <w:r>
        <w:rPr>
          <w:rFonts w:ascii="Century Gothic" w:hAnsi="Century Gothic"/>
        </w:rPr>
        <w:t xml:space="preserve">s 4 botones, se debe tener una validación previa del operador para </w:t>
      </w:r>
      <w:r w:rsidR="003B4227">
        <w:rPr>
          <w:rFonts w:ascii="Century Gothic" w:hAnsi="Century Gothic"/>
        </w:rPr>
        <w:t>tener evidencia</w:t>
      </w:r>
      <w:r>
        <w:rPr>
          <w:rFonts w:ascii="Century Gothic" w:hAnsi="Century Gothic"/>
        </w:rPr>
        <w:t xml:space="preserve"> que el mismo </w:t>
      </w:r>
      <w:r w:rsidR="003B4227">
        <w:rPr>
          <w:rFonts w:ascii="Century Gothic" w:hAnsi="Century Gothic"/>
        </w:rPr>
        <w:t>operador iniciar</w:t>
      </w:r>
      <w:r w:rsidR="008423CF">
        <w:rPr>
          <w:rFonts w:ascii="Century Gothic" w:hAnsi="Century Gothic"/>
        </w:rPr>
        <w:t>á</w:t>
      </w:r>
      <w:r w:rsidR="003B4227">
        <w:rPr>
          <w:rFonts w:ascii="Century Gothic" w:hAnsi="Century Gothic"/>
        </w:rPr>
        <w:t xml:space="preserve"> actividades</w:t>
      </w:r>
      <w:r>
        <w:rPr>
          <w:rFonts w:ascii="Century Gothic" w:hAnsi="Century Gothic"/>
        </w:rPr>
        <w:t xml:space="preserve"> de</w:t>
      </w:r>
      <w:r w:rsidR="00603382">
        <w:rPr>
          <w:rFonts w:ascii="Century Gothic" w:hAnsi="Century Gothic"/>
        </w:rPr>
        <w:t>ntro de</w:t>
      </w:r>
      <w:r>
        <w:rPr>
          <w:rFonts w:ascii="Century Gothic" w:hAnsi="Century Gothic"/>
        </w:rPr>
        <w:t xml:space="preserve"> la aplicaci</w:t>
      </w:r>
      <w:r w:rsidR="00603382">
        <w:rPr>
          <w:rFonts w:ascii="Century Gothic" w:hAnsi="Century Gothic"/>
        </w:rPr>
        <w:t xml:space="preserve">ón, esta validación consiste en que no puede tener acceso si no se tiene el dato de su </w:t>
      </w:r>
      <w:r w:rsidR="008423CF">
        <w:rPr>
          <w:rFonts w:ascii="Century Gothic" w:hAnsi="Century Gothic"/>
        </w:rPr>
        <w:t>llegada</w:t>
      </w:r>
      <w:r w:rsidR="00873A61">
        <w:rPr>
          <w:rFonts w:ascii="Century Gothic" w:hAnsi="Century Gothic"/>
        </w:rPr>
        <w:t xml:space="preserve"> (</w:t>
      </w:r>
      <w:r w:rsidR="00603382">
        <w:rPr>
          <w:rFonts w:ascii="Century Gothic" w:hAnsi="Century Gothic"/>
        </w:rPr>
        <w:t xml:space="preserve">ubicación del sitio donde se encuentra </w:t>
      </w:r>
      <w:r w:rsidR="00873A61">
        <w:rPr>
          <w:rFonts w:ascii="Century Gothic" w:hAnsi="Century Gothic"/>
        </w:rPr>
        <w:t>asig</w:t>
      </w:r>
      <w:r w:rsidR="008423CF">
        <w:rPr>
          <w:rFonts w:ascii="Century Gothic" w:hAnsi="Century Gothic"/>
        </w:rPr>
        <w:t>na</w:t>
      </w:r>
      <w:r w:rsidR="00873A61">
        <w:rPr>
          <w:rFonts w:ascii="Century Gothic" w:hAnsi="Century Gothic"/>
        </w:rPr>
        <w:t>do a la PTAR) donde se obtendrá</w:t>
      </w:r>
      <w:r w:rsidR="008423CF">
        <w:rPr>
          <w:rFonts w:ascii="Century Gothic" w:hAnsi="Century Gothic"/>
        </w:rPr>
        <w:t>n</w:t>
      </w:r>
      <w:r w:rsidR="00873A61">
        <w:rPr>
          <w:rFonts w:ascii="Century Gothic" w:hAnsi="Century Gothic"/>
        </w:rPr>
        <w:t xml:space="preserve"> los valores de</w:t>
      </w:r>
      <w:r w:rsidR="00DC2018">
        <w:rPr>
          <w:rFonts w:ascii="Century Gothic" w:hAnsi="Century Gothic"/>
        </w:rPr>
        <w:t xml:space="preserve"> los campos:</w:t>
      </w:r>
    </w:p>
    <w:p w14:paraId="3BF893C1" w14:textId="2278D2C8" w:rsidR="00DC2018" w:rsidRPr="00DC2018" w:rsidRDefault="00DC2018" w:rsidP="00776C32">
      <w:pPr>
        <w:pStyle w:val="Prrafodelista"/>
        <w:numPr>
          <w:ilvl w:val="0"/>
          <w:numId w:val="42"/>
        </w:numPr>
        <w:jc w:val="both"/>
        <w:rPr>
          <w:rFonts w:ascii="Century Gothic" w:hAnsi="Century Gothic"/>
        </w:rPr>
      </w:pPr>
      <w:r w:rsidRPr="004A3579">
        <w:rPr>
          <w:rFonts w:ascii="Century Gothic" w:hAnsi="Century Gothic"/>
          <w:b/>
        </w:rPr>
        <w:t>Entrada (Dirección)</w:t>
      </w:r>
      <w:r w:rsidRPr="002436D3">
        <w:rPr>
          <w:rFonts w:ascii="Century Gothic" w:hAnsi="Century Gothic"/>
        </w:rPr>
        <w:t xml:space="preserve"> – el </w:t>
      </w:r>
      <w:r w:rsidR="00276604" w:rsidRPr="002436D3">
        <w:rPr>
          <w:rFonts w:ascii="Century Gothic" w:hAnsi="Century Gothic"/>
        </w:rPr>
        <w:t xml:space="preserve">valor </w:t>
      </w:r>
      <w:r w:rsidRPr="00DC2018">
        <w:rPr>
          <w:rFonts w:ascii="Century Gothic" w:hAnsi="Century Gothic"/>
        </w:rPr>
        <w:t>almacenado será la dirección en texto ejemplo (Cto Centro Comercial 19, Cd. Satélite, 53100 Naucalpan de Juárez, Méx.)</w:t>
      </w:r>
    </w:p>
    <w:p w14:paraId="2ED5713A" w14:textId="44607468" w:rsidR="003E4264" w:rsidRPr="00776C32" w:rsidRDefault="00DC2018" w:rsidP="00776C32">
      <w:pPr>
        <w:pStyle w:val="Prrafodelista"/>
        <w:numPr>
          <w:ilvl w:val="0"/>
          <w:numId w:val="42"/>
        </w:numPr>
        <w:jc w:val="both"/>
        <w:rPr>
          <w:rFonts w:ascii="Century Gothic" w:hAnsi="Century Gothic"/>
        </w:rPr>
      </w:pPr>
      <w:r w:rsidRPr="004A3579">
        <w:rPr>
          <w:rFonts w:ascii="Century Gothic" w:hAnsi="Century Gothic"/>
          <w:b/>
        </w:rPr>
        <w:t>Entrada (Coordenadas)</w:t>
      </w:r>
      <w:r>
        <w:rPr>
          <w:rFonts w:ascii="Century Gothic" w:hAnsi="Century Gothic"/>
        </w:rPr>
        <w:t xml:space="preserve"> – el valor almacenado será una</w:t>
      </w:r>
      <w:r w:rsidR="00603382" w:rsidRPr="00776C32">
        <w:rPr>
          <w:rFonts w:ascii="Century Gothic" w:hAnsi="Century Gothic"/>
        </w:rPr>
        <w:t xml:space="preserve"> </w:t>
      </w:r>
      <w:r>
        <w:rPr>
          <w:rFonts w:ascii="Century Gothic" w:hAnsi="Century Gothic"/>
        </w:rPr>
        <w:t>l</w:t>
      </w:r>
      <w:r w:rsidR="00603382" w:rsidRPr="004A3579">
        <w:rPr>
          <w:rFonts w:ascii="Century Gothic" w:hAnsi="Century Gothic"/>
        </w:rPr>
        <w:t xml:space="preserve">ongitud y </w:t>
      </w:r>
      <w:r>
        <w:rPr>
          <w:rFonts w:ascii="Century Gothic" w:hAnsi="Century Gothic"/>
        </w:rPr>
        <w:t>l</w:t>
      </w:r>
      <w:r w:rsidR="00603382" w:rsidRPr="004A3579">
        <w:rPr>
          <w:rFonts w:ascii="Century Gothic" w:hAnsi="Century Gothic"/>
        </w:rPr>
        <w:t>atitud</w:t>
      </w:r>
      <w:r>
        <w:rPr>
          <w:rFonts w:ascii="Century Gothic" w:hAnsi="Century Gothic"/>
        </w:rPr>
        <w:t xml:space="preserve"> ejemplo (</w:t>
      </w:r>
      <w:r w:rsidRPr="00DC2018">
        <w:rPr>
          <w:rFonts w:ascii="Century Gothic" w:hAnsi="Century Gothic"/>
        </w:rPr>
        <w:t>19.5155048,-99.2332969</w:t>
      </w:r>
      <w:r>
        <w:rPr>
          <w:rFonts w:ascii="Century Gothic" w:hAnsi="Century Gothic"/>
        </w:rPr>
        <w:t>)</w:t>
      </w:r>
    </w:p>
    <w:p w14:paraId="3AF30D66" w14:textId="755DB7E9" w:rsidR="00007DAC" w:rsidRDefault="009B5BCF" w:rsidP="00D214A2">
      <w:pPr>
        <w:jc w:val="both"/>
        <w:rPr>
          <w:rFonts w:ascii="Century Gothic" w:hAnsi="Century Gothic"/>
        </w:rPr>
      </w:pPr>
      <w:r>
        <w:rPr>
          <w:rFonts w:ascii="Century Gothic" w:hAnsi="Century Gothic"/>
        </w:rPr>
        <w:t>Esta validación debe alertar en la pantalla</w:t>
      </w:r>
      <w:r w:rsidR="00635BD0">
        <w:rPr>
          <w:rFonts w:ascii="Century Gothic" w:hAnsi="Century Gothic"/>
        </w:rPr>
        <w:t xml:space="preserve"> de la </w:t>
      </w:r>
      <w:r w:rsidR="00635BD0" w:rsidRPr="002436D3">
        <w:rPr>
          <w:rFonts w:ascii="Century Gothic" w:hAnsi="Century Gothic"/>
        </w:rPr>
        <w:t xml:space="preserve">aplicación </w:t>
      </w:r>
      <w:r w:rsidR="00424D44">
        <w:rPr>
          <w:rFonts w:ascii="Century Gothic" w:hAnsi="Century Gothic"/>
        </w:rPr>
        <w:t>(</w:t>
      </w:r>
      <w:r w:rsidR="00635BD0" w:rsidRPr="002436D3">
        <w:rPr>
          <w:rFonts w:ascii="Century Gothic" w:hAnsi="Century Gothic"/>
        </w:rPr>
        <w:t>Figura 1.</w:t>
      </w:r>
      <w:r w:rsidR="00424D44" w:rsidRPr="00776C32">
        <w:rPr>
          <w:rFonts w:ascii="Century Gothic" w:hAnsi="Century Gothic"/>
        </w:rPr>
        <w:t xml:space="preserve">7 </w:t>
      </w:r>
      <w:r w:rsidR="00424D44" w:rsidRPr="002436D3">
        <w:rPr>
          <w:rFonts w:ascii="Century Gothic" w:hAnsi="Century Gothic"/>
        </w:rPr>
        <w:t>Pantalla alerta al no validar operador inicio de día</w:t>
      </w:r>
      <w:r w:rsidR="00424D44">
        <w:rPr>
          <w:rFonts w:ascii="Century Gothic" w:hAnsi="Century Gothic"/>
        </w:rPr>
        <w:t>)</w:t>
      </w:r>
      <w:r w:rsidR="00635BD0" w:rsidRPr="00424D44">
        <w:rPr>
          <w:rFonts w:ascii="Century Gothic" w:hAnsi="Century Gothic"/>
        </w:rPr>
        <w:t xml:space="preserve"> con</w:t>
      </w:r>
      <w:r w:rsidR="00635BD0">
        <w:rPr>
          <w:rFonts w:ascii="Century Gothic" w:hAnsi="Century Gothic"/>
        </w:rPr>
        <w:t xml:space="preserve"> el mensaje:</w:t>
      </w:r>
      <w:r>
        <w:rPr>
          <w:rFonts w:ascii="Century Gothic" w:hAnsi="Century Gothic"/>
        </w:rPr>
        <w:t xml:space="preserve"> “</w:t>
      </w:r>
      <w:r w:rsidRPr="009B5BCF">
        <w:rPr>
          <w:rFonts w:ascii="Century Gothic" w:hAnsi="Century Gothic"/>
        </w:rPr>
        <w:t>No puedes generar un registro hasta no dar tu ubicación geográfica</w:t>
      </w:r>
      <w:r w:rsidR="00424D44">
        <w:rPr>
          <w:rFonts w:ascii="Century Gothic" w:hAnsi="Century Gothic"/>
        </w:rPr>
        <w:t xml:space="preserve"> de inicio del día</w:t>
      </w:r>
      <w:r w:rsidRPr="009B5BCF">
        <w:rPr>
          <w:rFonts w:ascii="Century Gothic" w:hAnsi="Century Gothic"/>
        </w:rPr>
        <w:t>.</w:t>
      </w:r>
      <w:r>
        <w:rPr>
          <w:rFonts w:ascii="Century Gothic" w:hAnsi="Century Gothic"/>
        </w:rPr>
        <w:t>”</w:t>
      </w:r>
      <w:r w:rsidR="00B96768">
        <w:rPr>
          <w:rFonts w:ascii="Century Gothic" w:hAnsi="Century Gothic"/>
        </w:rPr>
        <w:t>,</w:t>
      </w:r>
      <w:r>
        <w:rPr>
          <w:rFonts w:ascii="Century Gothic" w:hAnsi="Century Gothic"/>
        </w:rPr>
        <w:t xml:space="preserve"> </w:t>
      </w:r>
      <w:r w:rsidR="00B96768">
        <w:rPr>
          <w:rFonts w:ascii="Century Gothic" w:hAnsi="Century Gothic"/>
        </w:rPr>
        <w:t>e</w:t>
      </w:r>
      <w:r w:rsidR="00007DAC">
        <w:rPr>
          <w:rFonts w:ascii="Century Gothic" w:hAnsi="Century Gothic"/>
        </w:rPr>
        <w:t xml:space="preserve">n conjunto con dos </w:t>
      </w:r>
      <w:r w:rsidR="00C11BF4">
        <w:rPr>
          <w:rFonts w:ascii="Century Gothic" w:hAnsi="Century Gothic"/>
        </w:rPr>
        <w:t>acciones descrita</w:t>
      </w:r>
      <w:r w:rsidR="00763A5C">
        <w:rPr>
          <w:rFonts w:ascii="Century Gothic" w:hAnsi="Century Gothic"/>
        </w:rPr>
        <w:t>s a continuación</w:t>
      </w:r>
      <w:r w:rsidR="00C11BF4">
        <w:rPr>
          <w:rFonts w:ascii="Century Gothic" w:hAnsi="Century Gothic"/>
        </w:rPr>
        <w:t xml:space="preserve"> dentro de la alerta</w:t>
      </w:r>
      <w:r w:rsidR="00007DAC">
        <w:rPr>
          <w:rFonts w:ascii="Century Gothic" w:hAnsi="Century Gothic"/>
        </w:rPr>
        <w:t>:</w:t>
      </w:r>
    </w:p>
    <w:p w14:paraId="69652D14" w14:textId="414E1DEE" w:rsidR="00007DAC" w:rsidRDefault="00E212DA" w:rsidP="00007DAC">
      <w:pPr>
        <w:pStyle w:val="Prrafodelista"/>
        <w:numPr>
          <w:ilvl w:val="0"/>
          <w:numId w:val="27"/>
        </w:numPr>
        <w:jc w:val="both"/>
        <w:rPr>
          <w:rFonts w:ascii="Century Gothic" w:hAnsi="Century Gothic"/>
        </w:rPr>
      </w:pPr>
      <w:r>
        <w:rPr>
          <w:rFonts w:ascii="Century Gothic" w:hAnsi="Century Gothic"/>
          <w:b/>
        </w:rPr>
        <w:t>C</w:t>
      </w:r>
      <w:r w:rsidR="009B5BCF" w:rsidRPr="00007DAC">
        <w:rPr>
          <w:rFonts w:ascii="Century Gothic" w:hAnsi="Century Gothic"/>
          <w:b/>
        </w:rPr>
        <w:t>ancelar</w:t>
      </w:r>
      <w:r w:rsidR="004C1C9B">
        <w:rPr>
          <w:rFonts w:ascii="Century Gothic" w:hAnsi="Century Gothic"/>
          <w:b/>
        </w:rPr>
        <w:t>:</w:t>
      </w:r>
      <w:r w:rsidR="009B5BCF" w:rsidRPr="00007DAC">
        <w:rPr>
          <w:rFonts w:ascii="Century Gothic" w:hAnsi="Century Gothic"/>
        </w:rPr>
        <w:t xml:space="preserve"> </w:t>
      </w:r>
      <w:r w:rsidR="000E6826">
        <w:rPr>
          <w:rFonts w:ascii="Century Gothic" w:hAnsi="Century Gothic"/>
        </w:rPr>
        <w:t>a</w:t>
      </w:r>
      <w:r w:rsidR="009B5BCF" w:rsidRPr="00007DAC">
        <w:rPr>
          <w:rFonts w:ascii="Century Gothic" w:hAnsi="Century Gothic"/>
        </w:rPr>
        <w:t xml:space="preserve">l </w:t>
      </w:r>
      <w:r w:rsidR="008423CF">
        <w:rPr>
          <w:rFonts w:ascii="Century Gothic" w:hAnsi="Century Gothic"/>
        </w:rPr>
        <w:t xml:space="preserve">seleccionar </w:t>
      </w:r>
      <w:r w:rsidR="004C1C9B">
        <w:rPr>
          <w:rFonts w:ascii="Century Gothic" w:hAnsi="Century Gothic"/>
        </w:rPr>
        <w:t>esta acción</w:t>
      </w:r>
      <w:r w:rsidR="008423CF">
        <w:rPr>
          <w:rFonts w:ascii="Century Gothic" w:hAnsi="Century Gothic"/>
        </w:rPr>
        <w:t xml:space="preserve"> </w:t>
      </w:r>
      <w:r w:rsidR="004C1C9B">
        <w:rPr>
          <w:rFonts w:ascii="Century Gothic" w:hAnsi="Century Gothic"/>
        </w:rPr>
        <w:t xml:space="preserve">regresa a la pantalla de la Figura 1.6 Pantalla </w:t>
      </w:r>
      <w:r w:rsidR="00C34777">
        <w:rPr>
          <w:rFonts w:ascii="Century Gothic" w:hAnsi="Century Gothic"/>
        </w:rPr>
        <w:t xml:space="preserve">menú general </w:t>
      </w:r>
      <w:r w:rsidR="004C1C9B">
        <w:rPr>
          <w:rFonts w:ascii="Century Gothic" w:hAnsi="Century Gothic"/>
        </w:rPr>
        <w:t>del operador.</w:t>
      </w:r>
    </w:p>
    <w:p w14:paraId="6053AE96" w14:textId="6788392F" w:rsidR="009B5BCF" w:rsidRDefault="009B5BCF" w:rsidP="00007DAC">
      <w:pPr>
        <w:pStyle w:val="Prrafodelista"/>
        <w:numPr>
          <w:ilvl w:val="0"/>
          <w:numId w:val="27"/>
        </w:numPr>
        <w:jc w:val="both"/>
        <w:rPr>
          <w:rFonts w:ascii="Century Gothic" w:hAnsi="Century Gothic"/>
        </w:rPr>
      </w:pPr>
      <w:r w:rsidRPr="00007DAC">
        <w:rPr>
          <w:rFonts w:ascii="Century Gothic" w:hAnsi="Century Gothic"/>
          <w:b/>
        </w:rPr>
        <w:lastRenderedPageBreak/>
        <w:t>Ir al perfil</w:t>
      </w:r>
      <w:r w:rsidR="00C81020">
        <w:rPr>
          <w:rFonts w:ascii="Century Gothic" w:hAnsi="Century Gothic"/>
        </w:rPr>
        <w:t xml:space="preserve">, </w:t>
      </w:r>
      <w:r w:rsidR="004C1C9B">
        <w:rPr>
          <w:rFonts w:ascii="Century Gothic" w:hAnsi="Century Gothic"/>
        </w:rPr>
        <w:t xml:space="preserve">al seleccionar está acción el operador será dirigido a la pantalla del menú </w:t>
      </w:r>
      <w:r w:rsidR="004C1C9B" w:rsidRPr="00776C32">
        <w:rPr>
          <w:rFonts w:ascii="Century Gothic" w:hAnsi="Century Gothic"/>
          <w:u w:val="single"/>
        </w:rPr>
        <w:t>Mi Perfil</w:t>
      </w:r>
      <w:r w:rsidR="004C1C9B">
        <w:rPr>
          <w:rFonts w:ascii="Century Gothic" w:hAnsi="Century Gothic"/>
        </w:rPr>
        <w:t xml:space="preserve"> (Figura 1.8 Pantalla menú de Mi Perfil) </w:t>
      </w:r>
      <w:r w:rsidR="00C81020">
        <w:rPr>
          <w:rFonts w:ascii="Century Gothic" w:hAnsi="Century Gothic"/>
        </w:rPr>
        <w:t>para</w:t>
      </w:r>
      <w:r w:rsidR="004C1C9B">
        <w:rPr>
          <w:rFonts w:ascii="Century Gothic" w:hAnsi="Century Gothic"/>
        </w:rPr>
        <w:t xml:space="preserve"> que el operador pueda registrar su Entrada</w:t>
      </w:r>
      <w:r w:rsidR="00C81020">
        <w:rPr>
          <w:rFonts w:ascii="Century Gothic" w:hAnsi="Century Gothic"/>
        </w:rPr>
        <w:t xml:space="preserve"> </w:t>
      </w:r>
      <w:r w:rsidR="00046222">
        <w:rPr>
          <w:rFonts w:ascii="Century Gothic" w:hAnsi="Century Gothic"/>
        </w:rPr>
        <w:t xml:space="preserve">y </w:t>
      </w:r>
      <w:r w:rsidR="00C81020">
        <w:rPr>
          <w:rFonts w:ascii="Century Gothic" w:hAnsi="Century Gothic"/>
        </w:rPr>
        <w:t xml:space="preserve">poder realizar </w:t>
      </w:r>
      <w:r w:rsidR="008423CF">
        <w:rPr>
          <w:rFonts w:ascii="Century Gothic" w:hAnsi="Century Gothic"/>
        </w:rPr>
        <w:t xml:space="preserve">el operador </w:t>
      </w:r>
      <w:r w:rsidR="00C81020">
        <w:rPr>
          <w:rFonts w:ascii="Century Gothic" w:hAnsi="Century Gothic"/>
        </w:rPr>
        <w:t>es</w:t>
      </w:r>
      <w:r w:rsidR="008423CF">
        <w:rPr>
          <w:rFonts w:ascii="Century Gothic" w:hAnsi="Century Gothic"/>
        </w:rPr>
        <w:t xml:space="preserve">a acción de </w:t>
      </w:r>
      <w:r w:rsidR="00046222">
        <w:rPr>
          <w:rFonts w:ascii="Century Gothic" w:hAnsi="Century Gothic"/>
        </w:rPr>
        <w:t>llegada</w:t>
      </w:r>
      <w:r w:rsidR="00046222" w:rsidRPr="00007DAC">
        <w:rPr>
          <w:rFonts w:ascii="Century Gothic" w:hAnsi="Century Gothic"/>
        </w:rPr>
        <w:t xml:space="preserve"> </w:t>
      </w:r>
      <w:r w:rsidR="00046222">
        <w:rPr>
          <w:rFonts w:ascii="Century Gothic" w:hAnsi="Century Gothic"/>
        </w:rPr>
        <w:t>y</w:t>
      </w:r>
      <w:r w:rsidRPr="00007DAC">
        <w:rPr>
          <w:rFonts w:ascii="Century Gothic" w:hAnsi="Century Gothic"/>
        </w:rPr>
        <w:t xml:space="preserve"> proceder con </w:t>
      </w:r>
      <w:r w:rsidR="008423CF">
        <w:rPr>
          <w:rFonts w:ascii="Century Gothic" w:hAnsi="Century Gothic"/>
        </w:rPr>
        <w:t>las</w:t>
      </w:r>
      <w:r w:rsidR="008423CF" w:rsidRPr="00007DAC">
        <w:rPr>
          <w:rFonts w:ascii="Century Gothic" w:hAnsi="Century Gothic"/>
        </w:rPr>
        <w:t xml:space="preserve"> </w:t>
      </w:r>
      <w:r w:rsidRPr="00007DAC">
        <w:rPr>
          <w:rFonts w:ascii="Century Gothic" w:hAnsi="Century Gothic"/>
        </w:rPr>
        <w:t>actividades de rutina</w:t>
      </w:r>
      <w:r w:rsidR="009A1D44">
        <w:rPr>
          <w:rFonts w:ascii="Century Gothic" w:hAnsi="Century Gothic"/>
        </w:rPr>
        <w:t xml:space="preserve"> o registro de un ticket.</w:t>
      </w:r>
    </w:p>
    <w:p w14:paraId="5AC3C1A2" w14:textId="33CC53F4" w:rsidR="00007DAC" w:rsidRDefault="00007DAC" w:rsidP="00007DAC">
      <w:pPr>
        <w:ind w:left="423"/>
        <w:jc w:val="center"/>
        <w:rPr>
          <w:rFonts w:ascii="Century Gothic" w:hAnsi="Century Gothic"/>
        </w:rPr>
      </w:pPr>
      <w:r>
        <w:rPr>
          <w:noProof/>
          <w:lang w:val="es-AR" w:eastAsia="es-AR"/>
        </w:rPr>
        <w:drawing>
          <wp:inline distT="0" distB="0" distL="0" distR="0" wp14:anchorId="40BD8E55" wp14:editId="5823D955">
            <wp:extent cx="1777041" cy="354614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88706" cy="3569427"/>
                    </a:xfrm>
                    <a:prstGeom prst="rect">
                      <a:avLst/>
                    </a:prstGeom>
                  </pic:spPr>
                </pic:pic>
              </a:graphicData>
            </a:graphic>
          </wp:inline>
        </w:drawing>
      </w:r>
    </w:p>
    <w:p w14:paraId="22A98A3D" w14:textId="564F360A" w:rsidR="00007DAC" w:rsidRPr="009865DF" w:rsidRDefault="00007DAC" w:rsidP="00007DAC">
      <w:pPr>
        <w:ind w:left="423"/>
        <w:jc w:val="center"/>
        <w:rPr>
          <w:rFonts w:ascii="Century Gothic" w:eastAsia="Times New Roman" w:hAnsi="Century Gothic" w:cs="Times New Roman"/>
          <w:b/>
          <w:bCs/>
          <w:color w:val="4F81BD" w:themeColor="accent1"/>
          <w:sz w:val="18"/>
          <w:szCs w:val="18"/>
          <w:lang w:val="es-ES"/>
        </w:rPr>
      </w:pPr>
      <w:r>
        <w:rPr>
          <w:rFonts w:ascii="Century Gothic" w:eastAsia="Times New Roman" w:hAnsi="Century Gothic" w:cs="Times New Roman"/>
          <w:b/>
          <w:bCs/>
          <w:color w:val="4F81BD" w:themeColor="accent1"/>
          <w:sz w:val="18"/>
          <w:szCs w:val="18"/>
          <w:lang w:val="es-ES"/>
        </w:rPr>
        <w:t>Figura 1.</w:t>
      </w:r>
      <w:r w:rsidR="00424D44">
        <w:rPr>
          <w:rFonts w:ascii="Century Gothic" w:eastAsia="Times New Roman" w:hAnsi="Century Gothic" w:cs="Times New Roman"/>
          <w:b/>
          <w:bCs/>
          <w:color w:val="4F81BD" w:themeColor="accent1"/>
          <w:sz w:val="18"/>
          <w:szCs w:val="18"/>
          <w:lang w:val="es-ES"/>
        </w:rPr>
        <w:t>7</w:t>
      </w:r>
      <w:r w:rsidRPr="009865DF">
        <w:rPr>
          <w:rFonts w:ascii="Century Gothic" w:eastAsia="Times New Roman" w:hAnsi="Century Gothic" w:cs="Times New Roman"/>
          <w:b/>
          <w:bCs/>
          <w:color w:val="4F81BD" w:themeColor="accent1"/>
          <w:sz w:val="18"/>
          <w:szCs w:val="18"/>
          <w:lang w:val="es-ES"/>
        </w:rPr>
        <w:t xml:space="preserve"> </w:t>
      </w:r>
      <w:r w:rsidR="00424D44">
        <w:rPr>
          <w:rFonts w:ascii="Century Gothic" w:eastAsia="Times New Roman" w:hAnsi="Century Gothic" w:cs="Times New Roman"/>
          <w:b/>
          <w:bCs/>
          <w:color w:val="4F81BD" w:themeColor="accent1"/>
          <w:sz w:val="18"/>
          <w:szCs w:val="18"/>
          <w:lang w:val="es-ES"/>
        </w:rPr>
        <w:t>Pantalla a</w:t>
      </w:r>
      <w:r>
        <w:rPr>
          <w:rFonts w:ascii="Century Gothic" w:eastAsia="Times New Roman" w:hAnsi="Century Gothic" w:cs="Times New Roman"/>
          <w:b/>
          <w:bCs/>
          <w:color w:val="4F81BD" w:themeColor="accent1"/>
          <w:sz w:val="18"/>
          <w:szCs w:val="18"/>
          <w:lang w:val="es-ES"/>
        </w:rPr>
        <w:t>lerta al no validar operador inicio de día</w:t>
      </w:r>
    </w:p>
    <w:p w14:paraId="23DA169F" w14:textId="77777777" w:rsidR="00007DAC" w:rsidRPr="00007DAC" w:rsidRDefault="00007DAC" w:rsidP="00007DAC">
      <w:pPr>
        <w:ind w:left="423"/>
        <w:jc w:val="center"/>
        <w:rPr>
          <w:rFonts w:ascii="Century Gothic" w:hAnsi="Century Gothic"/>
          <w:lang w:val="es-ES"/>
        </w:rPr>
      </w:pPr>
    </w:p>
    <w:p w14:paraId="3DE935DA" w14:textId="4227421B" w:rsidR="00C84190" w:rsidRPr="000C66CB" w:rsidRDefault="00C84190" w:rsidP="002D2944">
      <w:pPr>
        <w:jc w:val="both"/>
        <w:rPr>
          <w:rStyle w:val="Ttulo3Car"/>
          <w:rFonts w:ascii="Century Gothic" w:hAnsi="Century Gothic"/>
        </w:rPr>
      </w:pPr>
      <w:bookmarkStart w:id="44" w:name="_Toc494196066"/>
      <w:r w:rsidRPr="000C66CB">
        <w:rPr>
          <w:rStyle w:val="Ttulo3Car"/>
          <w:rFonts w:ascii="Century Gothic" w:hAnsi="Century Gothic"/>
        </w:rPr>
        <w:t xml:space="preserve">Desarrollo 2.2. </w:t>
      </w:r>
      <w:r w:rsidR="00AF3A8D">
        <w:rPr>
          <w:rStyle w:val="Ttulo3Car"/>
          <w:rFonts w:ascii="Century Gothic" w:hAnsi="Century Gothic"/>
        </w:rPr>
        <w:t xml:space="preserve">Ingreso de </w:t>
      </w:r>
      <w:r w:rsidR="001070C1">
        <w:rPr>
          <w:rStyle w:val="Ttulo3Car"/>
          <w:rFonts w:ascii="Century Gothic" w:hAnsi="Century Gothic"/>
        </w:rPr>
        <w:t>Entrada</w:t>
      </w:r>
      <w:r w:rsidR="008423CF">
        <w:rPr>
          <w:rStyle w:val="Ttulo3Car"/>
          <w:rFonts w:ascii="Century Gothic" w:hAnsi="Century Gothic"/>
        </w:rPr>
        <w:t>/</w:t>
      </w:r>
      <w:r w:rsidR="001070C1">
        <w:rPr>
          <w:rStyle w:val="Ttulo3Car"/>
          <w:rFonts w:ascii="Century Gothic" w:hAnsi="Century Gothic"/>
        </w:rPr>
        <w:t>S</w:t>
      </w:r>
      <w:r w:rsidR="008423CF">
        <w:rPr>
          <w:rStyle w:val="Ttulo3Car"/>
          <w:rFonts w:ascii="Century Gothic" w:hAnsi="Century Gothic"/>
        </w:rPr>
        <w:t>alida</w:t>
      </w:r>
      <w:r w:rsidR="001070C1">
        <w:rPr>
          <w:rStyle w:val="Ttulo3Car"/>
          <w:rFonts w:ascii="Century Gothic" w:hAnsi="Century Gothic"/>
        </w:rPr>
        <w:t xml:space="preserve"> del</w:t>
      </w:r>
      <w:r w:rsidR="00AF3A8D">
        <w:rPr>
          <w:rStyle w:val="Ttulo3Car"/>
          <w:rFonts w:ascii="Century Gothic" w:hAnsi="Century Gothic"/>
        </w:rPr>
        <w:t xml:space="preserve"> operador</w:t>
      </w:r>
      <w:r w:rsidR="001070C1">
        <w:rPr>
          <w:rStyle w:val="Ttulo3Car"/>
          <w:rFonts w:ascii="Century Gothic" w:hAnsi="Century Gothic"/>
        </w:rPr>
        <w:t>.</w:t>
      </w:r>
      <w:bookmarkEnd w:id="44"/>
    </w:p>
    <w:p w14:paraId="1495436B" w14:textId="76B88DD4" w:rsidR="00586F0B" w:rsidRDefault="00093B07" w:rsidP="00D21135">
      <w:pPr>
        <w:jc w:val="both"/>
        <w:rPr>
          <w:rFonts w:ascii="Century Gothic" w:hAnsi="Century Gothic"/>
          <w:lang w:val="es-ES_tradnl"/>
        </w:rPr>
      </w:pPr>
      <w:r>
        <w:rPr>
          <w:rFonts w:ascii="Century Gothic" w:hAnsi="Century Gothic"/>
          <w:lang w:val="es-ES_tradnl"/>
        </w:rPr>
        <w:t>Una vez realizado el inicio d</w:t>
      </w:r>
      <w:r w:rsidR="00D21135">
        <w:rPr>
          <w:rFonts w:ascii="Century Gothic" w:hAnsi="Century Gothic"/>
          <w:lang w:val="es-ES_tradnl"/>
        </w:rPr>
        <w:t xml:space="preserve">e sesión </w:t>
      </w:r>
      <w:r w:rsidR="008423CF">
        <w:rPr>
          <w:rFonts w:ascii="Century Gothic" w:hAnsi="Century Gothic"/>
          <w:lang w:val="es-ES_tradnl"/>
        </w:rPr>
        <w:t xml:space="preserve">en la </w:t>
      </w:r>
      <w:r w:rsidR="00D21135">
        <w:rPr>
          <w:rFonts w:ascii="Century Gothic" w:hAnsi="Century Gothic"/>
          <w:lang w:val="es-ES_tradnl"/>
        </w:rPr>
        <w:t xml:space="preserve">aplicación, los operadores </w:t>
      </w:r>
      <w:r w:rsidR="008423CF">
        <w:rPr>
          <w:rFonts w:ascii="Century Gothic" w:hAnsi="Century Gothic"/>
          <w:lang w:val="es-ES_tradnl"/>
        </w:rPr>
        <w:t xml:space="preserve">empiezan formalmente </w:t>
      </w:r>
      <w:r w:rsidR="00D21135">
        <w:rPr>
          <w:rFonts w:ascii="Century Gothic" w:hAnsi="Century Gothic"/>
          <w:lang w:val="es-ES_tradnl"/>
        </w:rPr>
        <w:t>su jornada</w:t>
      </w:r>
      <w:r w:rsidR="008423CF">
        <w:rPr>
          <w:rFonts w:ascii="Century Gothic" w:hAnsi="Century Gothic"/>
          <w:lang w:val="es-ES_tradnl"/>
        </w:rPr>
        <w:t>,</w:t>
      </w:r>
      <w:r w:rsidR="00D21135">
        <w:rPr>
          <w:rFonts w:ascii="Century Gothic" w:hAnsi="Century Gothic"/>
          <w:lang w:val="es-ES_tradnl"/>
        </w:rPr>
        <w:t xml:space="preserve"> registra</w:t>
      </w:r>
      <w:r w:rsidR="008423CF">
        <w:rPr>
          <w:rFonts w:ascii="Century Gothic" w:hAnsi="Century Gothic"/>
          <w:lang w:val="es-ES_tradnl"/>
        </w:rPr>
        <w:t>ndo</w:t>
      </w:r>
      <w:r w:rsidR="00D21135">
        <w:rPr>
          <w:rFonts w:ascii="Century Gothic" w:hAnsi="Century Gothic"/>
          <w:lang w:val="es-ES_tradnl"/>
        </w:rPr>
        <w:t xml:space="preserve"> su </w:t>
      </w:r>
      <w:r w:rsidR="00783353">
        <w:rPr>
          <w:rFonts w:ascii="Century Gothic" w:hAnsi="Century Gothic"/>
          <w:lang w:val="es-ES_tradnl"/>
        </w:rPr>
        <w:t>ubicación,</w:t>
      </w:r>
      <w:r w:rsidR="008423CF">
        <w:rPr>
          <w:rFonts w:ascii="Century Gothic" w:hAnsi="Century Gothic"/>
          <w:lang w:val="es-ES_tradnl"/>
        </w:rPr>
        <w:t xml:space="preserve"> esto permite identificar </w:t>
      </w:r>
      <w:r w:rsidR="00D21135">
        <w:rPr>
          <w:rFonts w:ascii="Century Gothic" w:hAnsi="Century Gothic"/>
          <w:lang w:val="es-ES_tradnl"/>
        </w:rPr>
        <w:t xml:space="preserve">que se encuentran en la planta asignada, para esta operación se </w:t>
      </w:r>
      <w:r w:rsidR="008423CF">
        <w:rPr>
          <w:rFonts w:ascii="Century Gothic" w:hAnsi="Century Gothic"/>
          <w:lang w:val="es-ES_tradnl"/>
        </w:rPr>
        <w:t>desarrolla</w:t>
      </w:r>
      <w:r w:rsidR="005D1AE2">
        <w:rPr>
          <w:rFonts w:ascii="Century Gothic" w:hAnsi="Century Gothic"/>
          <w:lang w:val="es-ES_tradnl"/>
        </w:rPr>
        <w:t>ra</w:t>
      </w:r>
      <w:r w:rsidR="008423CF">
        <w:rPr>
          <w:rFonts w:ascii="Century Gothic" w:hAnsi="Century Gothic"/>
          <w:lang w:val="es-ES_tradnl"/>
        </w:rPr>
        <w:t xml:space="preserve"> </w:t>
      </w:r>
      <w:r w:rsidR="00536794">
        <w:rPr>
          <w:rFonts w:ascii="Century Gothic" w:hAnsi="Century Gothic"/>
          <w:lang w:val="es-ES_tradnl"/>
        </w:rPr>
        <w:t>el</w:t>
      </w:r>
      <w:r w:rsidR="00D21135">
        <w:rPr>
          <w:rFonts w:ascii="Century Gothic" w:hAnsi="Century Gothic"/>
          <w:lang w:val="es-ES_tradnl"/>
        </w:rPr>
        <w:t xml:space="preserve"> menú</w:t>
      </w:r>
      <w:r w:rsidR="00A97D5A">
        <w:rPr>
          <w:rFonts w:ascii="Century Gothic" w:hAnsi="Century Gothic"/>
          <w:lang w:val="es-ES_tradnl"/>
        </w:rPr>
        <w:t xml:space="preserve"> </w:t>
      </w:r>
      <w:r w:rsidR="00A97D5A" w:rsidRPr="008825C8">
        <w:rPr>
          <w:rFonts w:ascii="Century Gothic" w:hAnsi="Century Gothic"/>
          <w:b/>
          <w:lang w:val="es-ES_tradnl"/>
        </w:rPr>
        <w:t>Mi Perfil</w:t>
      </w:r>
      <w:r w:rsidR="00D21135">
        <w:rPr>
          <w:rFonts w:ascii="Century Gothic" w:hAnsi="Century Gothic"/>
          <w:lang w:val="es-ES_tradnl"/>
        </w:rPr>
        <w:t xml:space="preserve"> con las </w:t>
      </w:r>
      <w:r w:rsidR="008423CF">
        <w:rPr>
          <w:rFonts w:ascii="Century Gothic" w:hAnsi="Century Gothic"/>
          <w:lang w:val="es-ES_tradnl"/>
        </w:rPr>
        <w:t xml:space="preserve">siguientes </w:t>
      </w:r>
      <w:r w:rsidR="00D21135">
        <w:rPr>
          <w:rFonts w:ascii="Century Gothic" w:hAnsi="Century Gothic"/>
          <w:lang w:val="es-ES_tradnl"/>
        </w:rPr>
        <w:t>opciones</w:t>
      </w:r>
      <w:r w:rsidR="008423CF">
        <w:rPr>
          <w:rFonts w:ascii="Century Gothic" w:hAnsi="Century Gothic"/>
          <w:lang w:val="es-ES_tradnl"/>
        </w:rPr>
        <w:t>:</w:t>
      </w:r>
      <w:r w:rsidR="00581A96">
        <w:rPr>
          <w:rFonts w:ascii="Century Gothic" w:hAnsi="Century Gothic"/>
          <w:lang w:val="es-ES_tradnl"/>
        </w:rPr>
        <w:t xml:space="preserve"> </w:t>
      </w:r>
    </w:p>
    <w:p w14:paraId="0DEE4ED4" w14:textId="4571E5CD" w:rsidR="00B375B6" w:rsidRDefault="00B375B6" w:rsidP="00B375B6">
      <w:pPr>
        <w:pStyle w:val="Prrafodelista"/>
        <w:numPr>
          <w:ilvl w:val="0"/>
          <w:numId w:val="38"/>
        </w:numPr>
        <w:jc w:val="both"/>
        <w:rPr>
          <w:rFonts w:ascii="Century Gothic" w:hAnsi="Century Gothic"/>
          <w:lang w:val="es-ES_tradnl"/>
        </w:rPr>
      </w:pPr>
      <w:r>
        <w:rPr>
          <w:rFonts w:ascii="Century Gothic" w:hAnsi="Century Gothic"/>
          <w:lang w:val="es-ES_tradnl"/>
        </w:rPr>
        <w:t xml:space="preserve">Ingresar </w:t>
      </w:r>
      <w:r w:rsidR="00C81A2C">
        <w:rPr>
          <w:rFonts w:ascii="Century Gothic" w:hAnsi="Century Gothic"/>
          <w:lang w:val="es-ES_tradnl"/>
        </w:rPr>
        <w:t>Entrada</w:t>
      </w:r>
      <w:r>
        <w:rPr>
          <w:rFonts w:ascii="Century Gothic" w:hAnsi="Century Gothic"/>
          <w:lang w:val="es-ES_tradnl"/>
        </w:rPr>
        <w:t>/</w:t>
      </w:r>
      <w:r w:rsidR="00C81A2C">
        <w:rPr>
          <w:rFonts w:ascii="Century Gothic" w:hAnsi="Century Gothic"/>
          <w:lang w:val="es-ES_tradnl"/>
        </w:rPr>
        <w:t>Salida.</w:t>
      </w:r>
    </w:p>
    <w:p w14:paraId="7C6BF339" w14:textId="14B8A3C8" w:rsidR="00B375B6" w:rsidRPr="00872687" w:rsidRDefault="00B375B6" w:rsidP="00B375B6">
      <w:pPr>
        <w:pStyle w:val="Prrafodelista"/>
        <w:numPr>
          <w:ilvl w:val="0"/>
          <w:numId w:val="38"/>
        </w:numPr>
        <w:jc w:val="both"/>
        <w:rPr>
          <w:rFonts w:ascii="Century Gothic" w:hAnsi="Century Gothic"/>
          <w:lang w:val="es-ES_tradnl"/>
        </w:rPr>
      </w:pPr>
      <w:r w:rsidRPr="00872687">
        <w:rPr>
          <w:rFonts w:ascii="Century Gothic" w:hAnsi="Century Gothic"/>
          <w:lang w:val="es-ES_tradnl"/>
        </w:rPr>
        <w:t>Descarga de manual de operación de PTAR</w:t>
      </w:r>
      <w:r w:rsidR="00C81A2C">
        <w:rPr>
          <w:rFonts w:ascii="Century Gothic" w:hAnsi="Century Gothic"/>
          <w:lang w:val="es-ES_tradnl"/>
        </w:rPr>
        <w:t>.</w:t>
      </w:r>
    </w:p>
    <w:p w14:paraId="30A1A3F6" w14:textId="0A6FDABE" w:rsidR="00D80078" w:rsidRPr="00872687" w:rsidRDefault="00B375B6" w:rsidP="00785592">
      <w:pPr>
        <w:pStyle w:val="Prrafodelista"/>
        <w:numPr>
          <w:ilvl w:val="0"/>
          <w:numId w:val="38"/>
        </w:numPr>
        <w:jc w:val="both"/>
        <w:rPr>
          <w:rFonts w:ascii="Century Gothic" w:hAnsi="Century Gothic"/>
          <w:lang w:val="es-ES_tradnl"/>
        </w:rPr>
      </w:pPr>
      <w:r w:rsidRPr="00872687">
        <w:rPr>
          <w:rFonts w:ascii="Century Gothic" w:hAnsi="Century Gothic"/>
          <w:lang w:val="es-ES_tradnl"/>
        </w:rPr>
        <w:lastRenderedPageBreak/>
        <w:t>Acerca de SYTESA</w:t>
      </w:r>
      <w:r w:rsidR="00C81A2C">
        <w:rPr>
          <w:rFonts w:ascii="Century Gothic" w:hAnsi="Century Gothic"/>
          <w:lang w:val="es-ES_tradnl"/>
        </w:rPr>
        <w:t>.</w:t>
      </w:r>
    </w:p>
    <w:p w14:paraId="045D97AF" w14:textId="7DDC1BEB" w:rsidR="0043426D" w:rsidRDefault="0043426D" w:rsidP="00776C32">
      <w:pPr>
        <w:jc w:val="center"/>
        <w:rPr>
          <w:rFonts w:ascii="Century Gothic" w:hAnsi="Century Gothic"/>
          <w:lang w:val="es-ES_tradnl"/>
        </w:rPr>
      </w:pPr>
      <w:r w:rsidRPr="0043426D">
        <w:rPr>
          <w:noProof/>
          <w:lang w:eastAsia="es-MX"/>
        </w:rPr>
        <w:t xml:space="preserve"> </w:t>
      </w:r>
      <w:r>
        <w:rPr>
          <w:noProof/>
          <w:lang w:val="es-AR" w:eastAsia="es-AR"/>
        </w:rPr>
        <w:drawing>
          <wp:inline distT="0" distB="0" distL="0" distR="0" wp14:anchorId="11E6CE3E" wp14:editId="4DAF6D68">
            <wp:extent cx="1706798" cy="3354741"/>
            <wp:effectExtent l="0" t="0" r="825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22478" cy="3385560"/>
                    </a:xfrm>
                    <a:prstGeom prst="rect">
                      <a:avLst/>
                    </a:prstGeom>
                  </pic:spPr>
                </pic:pic>
              </a:graphicData>
            </a:graphic>
          </wp:inline>
        </w:drawing>
      </w:r>
    </w:p>
    <w:p w14:paraId="572B3B5B" w14:textId="1590CF79" w:rsidR="004C1C9B" w:rsidRPr="00776C32" w:rsidRDefault="004C1C9B" w:rsidP="00776C32">
      <w:pPr>
        <w:jc w:val="center"/>
        <w:rPr>
          <w:rFonts w:ascii="Century Gothic" w:hAnsi="Century Gothic"/>
          <w:lang w:val="es-ES_tradnl"/>
        </w:rPr>
      </w:pPr>
      <w:r>
        <w:rPr>
          <w:rFonts w:ascii="Century Gothic" w:eastAsia="Times New Roman" w:hAnsi="Century Gothic" w:cs="Times New Roman"/>
          <w:b/>
          <w:bCs/>
          <w:color w:val="4F81BD" w:themeColor="accent1"/>
          <w:sz w:val="18"/>
          <w:szCs w:val="18"/>
          <w:lang w:val="es-ES"/>
        </w:rPr>
        <w:t>Figura 1.8</w:t>
      </w:r>
      <w:r w:rsidRPr="009865DF">
        <w:rPr>
          <w:rFonts w:ascii="Century Gothic" w:eastAsia="Times New Roman" w:hAnsi="Century Gothic" w:cs="Times New Roman"/>
          <w:b/>
          <w:bCs/>
          <w:color w:val="4F81BD" w:themeColor="accent1"/>
          <w:sz w:val="18"/>
          <w:szCs w:val="18"/>
          <w:lang w:val="es-ES"/>
        </w:rPr>
        <w:t xml:space="preserve"> </w:t>
      </w:r>
      <w:r>
        <w:rPr>
          <w:rFonts w:ascii="Century Gothic" w:eastAsia="Times New Roman" w:hAnsi="Century Gothic" w:cs="Times New Roman"/>
          <w:b/>
          <w:bCs/>
          <w:color w:val="4F81BD" w:themeColor="accent1"/>
          <w:sz w:val="18"/>
          <w:szCs w:val="18"/>
          <w:lang w:val="es-ES"/>
        </w:rPr>
        <w:t>Pantalla menú de Mi Perfil</w:t>
      </w:r>
    </w:p>
    <w:p w14:paraId="52E931DB" w14:textId="30D2AC82" w:rsidR="00F072B9" w:rsidRDefault="00F072B9" w:rsidP="00F072B9">
      <w:pPr>
        <w:jc w:val="both"/>
        <w:rPr>
          <w:rFonts w:ascii="Century Gothic" w:hAnsi="Century Gothic"/>
          <w:lang w:val="es-ES_tradnl"/>
        </w:rPr>
      </w:pPr>
      <w:r w:rsidRPr="00872687">
        <w:rPr>
          <w:rFonts w:ascii="Century Gothic" w:hAnsi="Century Gothic"/>
          <w:lang w:val="es-ES_tradnl"/>
        </w:rPr>
        <w:t>Se de</w:t>
      </w:r>
      <w:r>
        <w:rPr>
          <w:rFonts w:ascii="Century Gothic" w:hAnsi="Century Gothic"/>
          <w:lang w:val="es-ES_tradnl"/>
        </w:rPr>
        <w:t>scribe la ejecución de cada proceso:</w:t>
      </w:r>
    </w:p>
    <w:p w14:paraId="3E5799F6" w14:textId="5A8EC80A" w:rsidR="00D21135" w:rsidRPr="00776C32" w:rsidRDefault="00085AE0" w:rsidP="00577A35">
      <w:pPr>
        <w:jc w:val="both"/>
        <w:rPr>
          <w:rFonts w:ascii="Century Gothic" w:hAnsi="Century Gothic"/>
          <w:b/>
        </w:rPr>
      </w:pPr>
      <w:r w:rsidRPr="004D6720">
        <w:rPr>
          <w:rFonts w:ascii="Century Gothic" w:hAnsi="Century Gothic"/>
          <w:b/>
        </w:rPr>
        <w:t>Sección</w:t>
      </w:r>
      <w:r w:rsidRPr="00776C32">
        <w:rPr>
          <w:rFonts w:ascii="Century Gothic" w:hAnsi="Century Gothic"/>
          <w:b/>
        </w:rPr>
        <w:t xml:space="preserve"> </w:t>
      </w:r>
      <w:r w:rsidR="00D21135" w:rsidRPr="004D6720">
        <w:rPr>
          <w:rFonts w:ascii="Century Gothic" w:hAnsi="Century Gothic"/>
          <w:b/>
        </w:rPr>
        <w:t>Ingresar</w:t>
      </w:r>
      <w:r w:rsidR="00D21135" w:rsidRPr="00776C32">
        <w:rPr>
          <w:rFonts w:ascii="Century Gothic" w:hAnsi="Century Gothic"/>
          <w:b/>
        </w:rPr>
        <w:t xml:space="preserve"> </w:t>
      </w:r>
      <w:r w:rsidR="00F5316B">
        <w:rPr>
          <w:rFonts w:ascii="Century Gothic" w:hAnsi="Century Gothic"/>
          <w:b/>
        </w:rPr>
        <w:t>Entrada</w:t>
      </w:r>
      <w:r w:rsidR="004D6720" w:rsidRPr="00776C32">
        <w:rPr>
          <w:rFonts w:ascii="Century Gothic" w:hAnsi="Century Gothic"/>
          <w:b/>
        </w:rPr>
        <w:t>/</w:t>
      </w:r>
      <w:r w:rsidR="00F5316B">
        <w:rPr>
          <w:rFonts w:ascii="Century Gothic" w:hAnsi="Century Gothic"/>
          <w:b/>
        </w:rPr>
        <w:t>S</w:t>
      </w:r>
      <w:r w:rsidR="004D6720" w:rsidRPr="00776C32">
        <w:rPr>
          <w:rFonts w:ascii="Century Gothic" w:hAnsi="Century Gothic"/>
          <w:b/>
        </w:rPr>
        <w:t>alida</w:t>
      </w:r>
    </w:p>
    <w:p w14:paraId="1FDE14EA" w14:textId="03271B76" w:rsidR="00214460" w:rsidRDefault="00214460" w:rsidP="00214460">
      <w:pPr>
        <w:jc w:val="both"/>
        <w:rPr>
          <w:rFonts w:ascii="Century Gothic" w:hAnsi="Century Gothic"/>
        </w:rPr>
      </w:pPr>
      <w:r w:rsidRPr="00214460">
        <w:rPr>
          <w:rFonts w:ascii="Century Gothic" w:hAnsi="Century Gothic"/>
        </w:rPr>
        <w:t xml:space="preserve">Al seleccionar en el menú </w:t>
      </w:r>
      <w:r w:rsidR="006D6846">
        <w:rPr>
          <w:rFonts w:ascii="Century Gothic" w:hAnsi="Century Gothic"/>
        </w:rPr>
        <w:t xml:space="preserve">Mi Perfil </w:t>
      </w:r>
      <w:r w:rsidRPr="00214460">
        <w:rPr>
          <w:rFonts w:ascii="Century Gothic" w:hAnsi="Century Gothic"/>
        </w:rPr>
        <w:t>est</w:t>
      </w:r>
      <w:r>
        <w:rPr>
          <w:rFonts w:ascii="Century Gothic" w:hAnsi="Century Gothic"/>
        </w:rPr>
        <w:t xml:space="preserve">á opción, </w:t>
      </w:r>
      <w:r w:rsidR="004D6720">
        <w:rPr>
          <w:rFonts w:ascii="Century Gothic" w:hAnsi="Century Gothic"/>
        </w:rPr>
        <w:t xml:space="preserve">la app dirigirá al </w:t>
      </w:r>
      <w:r w:rsidR="006D6846">
        <w:rPr>
          <w:rFonts w:ascii="Century Gothic" w:hAnsi="Century Gothic"/>
        </w:rPr>
        <w:t>operador</w:t>
      </w:r>
      <w:r>
        <w:rPr>
          <w:rFonts w:ascii="Century Gothic" w:hAnsi="Century Gothic"/>
        </w:rPr>
        <w:t xml:space="preserve"> a </w:t>
      </w:r>
      <w:r w:rsidR="006D6846">
        <w:rPr>
          <w:rFonts w:ascii="Century Gothic" w:hAnsi="Century Gothic"/>
        </w:rPr>
        <w:t>un</w:t>
      </w:r>
      <w:r w:rsidR="004D6720">
        <w:rPr>
          <w:rFonts w:ascii="Century Gothic" w:hAnsi="Century Gothic"/>
        </w:rPr>
        <w:t xml:space="preserve">a </w:t>
      </w:r>
      <w:r>
        <w:rPr>
          <w:rFonts w:ascii="Century Gothic" w:hAnsi="Century Gothic"/>
        </w:rPr>
        <w:t>siguiente pantalla donde se t</w:t>
      </w:r>
      <w:r w:rsidR="00D7244F">
        <w:rPr>
          <w:rFonts w:ascii="Century Gothic" w:hAnsi="Century Gothic"/>
        </w:rPr>
        <w:t>endrán los datos para</w:t>
      </w:r>
      <w:r>
        <w:rPr>
          <w:rFonts w:ascii="Century Gothic" w:hAnsi="Century Gothic"/>
        </w:rPr>
        <w:t xml:space="preserve"> realizar el</w:t>
      </w:r>
      <w:r w:rsidR="00B67329">
        <w:rPr>
          <w:rFonts w:ascii="Century Gothic" w:hAnsi="Century Gothic"/>
        </w:rPr>
        <w:t xml:space="preserve"> registro de</w:t>
      </w:r>
      <w:r>
        <w:rPr>
          <w:rFonts w:ascii="Century Gothic" w:hAnsi="Century Gothic"/>
        </w:rPr>
        <w:t xml:space="preserve"> </w:t>
      </w:r>
      <w:r w:rsidR="00B67329">
        <w:rPr>
          <w:rFonts w:ascii="Century Gothic" w:hAnsi="Century Gothic"/>
        </w:rPr>
        <w:t>Entrada</w:t>
      </w:r>
      <w:r>
        <w:rPr>
          <w:rFonts w:ascii="Century Gothic" w:hAnsi="Century Gothic"/>
        </w:rPr>
        <w:t>/</w:t>
      </w:r>
      <w:r w:rsidR="00B67329">
        <w:rPr>
          <w:rFonts w:ascii="Century Gothic" w:hAnsi="Century Gothic"/>
        </w:rPr>
        <w:t xml:space="preserve">Salida </w:t>
      </w:r>
      <w:r>
        <w:rPr>
          <w:rFonts w:ascii="Century Gothic" w:hAnsi="Century Gothic"/>
        </w:rPr>
        <w:t>del día</w:t>
      </w:r>
      <w:r w:rsidR="00A10741">
        <w:rPr>
          <w:rFonts w:ascii="Century Gothic" w:hAnsi="Century Gothic"/>
        </w:rPr>
        <w:t xml:space="preserve">, en dicha pantalla </w:t>
      </w:r>
      <w:r w:rsidR="0070698F">
        <w:rPr>
          <w:rFonts w:ascii="Century Gothic" w:hAnsi="Century Gothic"/>
        </w:rPr>
        <w:t xml:space="preserve">se </w:t>
      </w:r>
      <w:r w:rsidR="00A10741">
        <w:rPr>
          <w:rFonts w:ascii="Century Gothic" w:hAnsi="Century Gothic"/>
        </w:rPr>
        <w:t>debe</w:t>
      </w:r>
      <w:r w:rsidR="0070698F">
        <w:rPr>
          <w:rFonts w:ascii="Century Gothic" w:hAnsi="Century Gothic"/>
        </w:rPr>
        <w:t>n</w:t>
      </w:r>
      <w:r w:rsidR="00A10741">
        <w:rPr>
          <w:rFonts w:ascii="Century Gothic" w:hAnsi="Century Gothic"/>
        </w:rPr>
        <w:t xml:space="preserve"> contener 3 secciones</w:t>
      </w:r>
      <w:r w:rsidR="00D7244F">
        <w:rPr>
          <w:rFonts w:ascii="Century Gothic" w:hAnsi="Century Gothic"/>
        </w:rPr>
        <w:t xml:space="preserve"> descritas a continuación</w:t>
      </w:r>
      <w:r w:rsidR="00A10741">
        <w:rPr>
          <w:rFonts w:ascii="Century Gothic" w:hAnsi="Century Gothic"/>
        </w:rPr>
        <w:t>:</w:t>
      </w:r>
    </w:p>
    <w:p w14:paraId="031615DF" w14:textId="3228AE99" w:rsidR="00B67329" w:rsidRPr="00776C32" w:rsidRDefault="00A10741" w:rsidP="002436D3">
      <w:pPr>
        <w:pStyle w:val="Prrafodelista"/>
        <w:numPr>
          <w:ilvl w:val="0"/>
          <w:numId w:val="30"/>
        </w:numPr>
        <w:jc w:val="both"/>
        <w:rPr>
          <w:rFonts w:ascii="Century Gothic" w:hAnsi="Century Gothic"/>
          <w:vertAlign w:val="superscript"/>
        </w:rPr>
      </w:pPr>
      <w:r w:rsidRPr="002436D3">
        <w:rPr>
          <w:rFonts w:ascii="Century Gothic" w:hAnsi="Century Gothic"/>
          <w:u w:val="single"/>
        </w:rPr>
        <w:t>Información General</w:t>
      </w:r>
      <w:r w:rsidR="00B67329" w:rsidRPr="002436D3">
        <w:rPr>
          <w:rFonts w:ascii="Century Gothic" w:hAnsi="Century Gothic"/>
          <w:u w:val="single"/>
        </w:rPr>
        <w:t xml:space="preserve"> del operador</w:t>
      </w:r>
      <w:r w:rsidRPr="002436D3">
        <w:rPr>
          <w:rFonts w:ascii="Century Gothic" w:hAnsi="Century Gothic"/>
        </w:rPr>
        <w:t xml:space="preserve"> </w:t>
      </w:r>
      <w:r w:rsidR="00A37D74">
        <w:rPr>
          <w:rFonts w:ascii="Century Gothic" w:hAnsi="Century Gothic"/>
        </w:rPr>
        <w:t>q</w:t>
      </w:r>
      <w:r w:rsidRPr="002436D3">
        <w:rPr>
          <w:rFonts w:ascii="Century Gothic" w:hAnsi="Century Gothic"/>
        </w:rPr>
        <w:t>ue contendrá</w:t>
      </w:r>
      <w:r w:rsidR="00B67329" w:rsidRPr="002436D3">
        <w:rPr>
          <w:rFonts w:ascii="Century Gothic" w:hAnsi="Century Gothic"/>
        </w:rPr>
        <w:t xml:space="preserve"> como lectura</w:t>
      </w:r>
      <w:r w:rsidR="00A37D74" w:rsidRPr="002436D3">
        <w:rPr>
          <w:rFonts w:ascii="Century Gothic" w:hAnsi="Century Gothic"/>
        </w:rPr>
        <w:t xml:space="preserve"> los campos</w:t>
      </w:r>
      <w:r w:rsidR="00B67329" w:rsidRPr="002436D3">
        <w:rPr>
          <w:rFonts w:ascii="Century Gothic" w:hAnsi="Century Gothic"/>
        </w:rPr>
        <w:t>:</w:t>
      </w:r>
    </w:p>
    <w:p w14:paraId="3B526375" w14:textId="2D9682B6" w:rsidR="00B67329" w:rsidRPr="00776C32" w:rsidRDefault="00B67329" w:rsidP="00776C32">
      <w:pPr>
        <w:pStyle w:val="Prrafodelista"/>
        <w:numPr>
          <w:ilvl w:val="1"/>
          <w:numId w:val="30"/>
        </w:numPr>
        <w:jc w:val="both"/>
        <w:rPr>
          <w:ins w:id="45" w:author="Fierro Castelan, Asbeidy Sara" w:date="2017-09-26T12:00:00Z"/>
          <w:rFonts w:ascii="Century Gothic" w:hAnsi="Century Gothic"/>
          <w:vertAlign w:val="superscript"/>
        </w:rPr>
      </w:pPr>
      <w:r w:rsidRPr="00776C32">
        <w:rPr>
          <w:rFonts w:ascii="Century Gothic" w:hAnsi="Century Gothic"/>
          <w:b/>
        </w:rPr>
        <w:t>N</w:t>
      </w:r>
      <w:r w:rsidR="00A10741" w:rsidRPr="00776C32">
        <w:rPr>
          <w:rFonts w:ascii="Century Gothic" w:hAnsi="Century Gothic"/>
          <w:b/>
        </w:rPr>
        <w:t>ombre del operador</w:t>
      </w:r>
      <w:r w:rsidR="00A10741" w:rsidRPr="00A10741">
        <w:rPr>
          <w:rFonts w:ascii="Century Gothic" w:hAnsi="Century Gothic"/>
        </w:rPr>
        <w:t xml:space="preserve"> </w:t>
      </w:r>
    </w:p>
    <w:p w14:paraId="4F755BFE" w14:textId="02214A13" w:rsidR="00A10741" w:rsidRPr="00776C32" w:rsidRDefault="00B67329" w:rsidP="00776C32">
      <w:pPr>
        <w:pStyle w:val="Prrafodelista"/>
        <w:numPr>
          <w:ilvl w:val="1"/>
          <w:numId w:val="30"/>
        </w:numPr>
        <w:jc w:val="both"/>
        <w:rPr>
          <w:rFonts w:ascii="Century Gothic" w:hAnsi="Century Gothic"/>
          <w:vertAlign w:val="superscript"/>
        </w:rPr>
      </w:pPr>
      <w:r w:rsidRPr="00776C32">
        <w:rPr>
          <w:rFonts w:ascii="Century Gothic" w:hAnsi="Century Gothic"/>
          <w:b/>
        </w:rPr>
        <w:t>N</w:t>
      </w:r>
      <w:r w:rsidR="00A10741" w:rsidRPr="00776C32">
        <w:rPr>
          <w:rFonts w:ascii="Century Gothic" w:hAnsi="Century Gothic"/>
          <w:b/>
        </w:rPr>
        <w:t>ombre de su supervisor</w:t>
      </w:r>
      <w:r w:rsidR="00E13632">
        <w:rPr>
          <w:rFonts w:ascii="Century Gothic" w:hAnsi="Century Gothic"/>
          <w:b/>
        </w:rPr>
        <w:t xml:space="preserve"> directo</w:t>
      </w:r>
    </w:p>
    <w:p w14:paraId="41FAF1F4" w14:textId="35E95E6B" w:rsidR="00A10741" w:rsidRPr="004C7A6C" w:rsidRDefault="00A10741" w:rsidP="00A10741">
      <w:pPr>
        <w:pStyle w:val="Prrafodelista"/>
        <w:numPr>
          <w:ilvl w:val="0"/>
          <w:numId w:val="30"/>
        </w:numPr>
        <w:jc w:val="both"/>
        <w:rPr>
          <w:rFonts w:ascii="Century Gothic" w:hAnsi="Century Gothic"/>
          <w:vertAlign w:val="superscript"/>
        </w:rPr>
      </w:pPr>
      <w:r w:rsidRPr="0070698F">
        <w:rPr>
          <w:rFonts w:ascii="Century Gothic" w:hAnsi="Century Gothic"/>
          <w:u w:val="single"/>
        </w:rPr>
        <w:t>Geolocalización</w:t>
      </w:r>
      <w:r w:rsidR="00A37D74">
        <w:rPr>
          <w:rFonts w:ascii="Century Gothic" w:hAnsi="Century Gothic"/>
          <w:u w:val="single"/>
        </w:rPr>
        <w:t xml:space="preserve"> del operador</w:t>
      </w:r>
      <w:r>
        <w:rPr>
          <w:rFonts w:ascii="Century Gothic" w:hAnsi="Century Gothic"/>
        </w:rPr>
        <w:t xml:space="preserve">: que contendrá las acciones para hacer el </w:t>
      </w:r>
      <w:r w:rsidR="00A37D74">
        <w:rPr>
          <w:rFonts w:ascii="Century Gothic" w:hAnsi="Century Gothic"/>
        </w:rPr>
        <w:t>registro de entrada y salida del día por el operador</w:t>
      </w:r>
      <w:r w:rsidR="004C7A6C">
        <w:rPr>
          <w:rFonts w:ascii="Century Gothic" w:hAnsi="Century Gothic"/>
        </w:rPr>
        <w:t>, dicha funcionalidad consiste en:</w:t>
      </w:r>
    </w:p>
    <w:p w14:paraId="6E09E8A4" w14:textId="54D81167" w:rsidR="004C7A6C" w:rsidRPr="00823D3D" w:rsidRDefault="004C7A6C" w:rsidP="004C7A6C">
      <w:pPr>
        <w:pStyle w:val="Prrafodelista"/>
        <w:numPr>
          <w:ilvl w:val="1"/>
          <w:numId w:val="30"/>
        </w:numPr>
        <w:jc w:val="both"/>
        <w:rPr>
          <w:rFonts w:ascii="Century Gothic" w:hAnsi="Century Gothic"/>
          <w:vertAlign w:val="superscript"/>
        </w:rPr>
      </w:pPr>
      <w:r w:rsidRPr="004C7A6C">
        <w:rPr>
          <w:rFonts w:ascii="Century Gothic" w:hAnsi="Century Gothic"/>
        </w:rPr>
        <w:lastRenderedPageBreak/>
        <w:t xml:space="preserve">Como primer paso debe el dispositivo dar acceso al </w:t>
      </w:r>
      <w:r>
        <w:rPr>
          <w:rFonts w:ascii="Century Gothic" w:hAnsi="Century Gothic"/>
        </w:rPr>
        <w:t>GPS</w:t>
      </w:r>
      <w:r w:rsidRPr="004C7A6C">
        <w:rPr>
          <w:rFonts w:ascii="Century Gothic" w:hAnsi="Century Gothic"/>
        </w:rPr>
        <w:t xml:space="preserve"> para una ubicación más precisa</w:t>
      </w:r>
      <w:r>
        <w:rPr>
          <w:rFonts w:ascii="Century Gothic" w:hAnsi="Century Gothic"/>
        </w:rPr>
        <w:t xml:space="preserve">, es por ello que se debe mostrar una alerta con el mensaje </w:t>
      </w:r>
      <w:r w:rsidRPr="00776C32">
        <w:rPr>
          <w:rFonts w:ascii="Century Gothic" w:hAnsi="Century Gothic"/>
          <w:u w:val="single"/>
        </w:rPr>
        <w:t>“Para continuar, permite que el dispositivo active la ubicación.</w:t>
      </w:r>
      <w:r w:rsidR="00012C83" w:rsidRPr="00776C32">
        <w:rPr>
          <w:rFonts w:ascii="Century Gothic" w:hAnsi="Century Gothic"/>
          <w:u w:val="single"/>
        </w:rPr>
        <w:t>”</w:t>
      </w:r>
      <w:r w:rsidR="00012C83">
        <w:rPr>
          <w:rFonts w:ascii="Century Gothic" w:hAnsi="Century Gothic"/>
        </w:rPr>
        <w:t>;</w:t>
      </w:r>
      <w:r>
        <w:rPr>
          <w:rFonts w:ascii="Century Gothic" w:hAnsi="Century Gothic"/>
        </w:rPr>
        <w:t xml:space="preserve"> </w:t>
      </w:r>
      <w:r w:rsidR="00894791">
        <w:rPr>
          <w:rFonts w:ascii="Century Gothic" w:hAnsi="Century Gothic"/>
        </w:rPr>
        <w:t xml:space="preserve">en conjunto con dos acciones; </w:t>
      </w:r>
      <w:r>
        <w:rPr>
          <w:rFonts w:ascii="Century Gothic" w:hAnsi="Century Gothic"/>
        </w:rPr>
        <w:t xml:space="preserve">con la opción de </w:t>
      </w:r>
      <w:r w:rsidRPr="00012C83">
        <w:rPr>
          <w:rFonts w:ascii="Century Gothic" w:hAnsi="Century Gothic"/>
          <w:b/>
        </w:rPr>
        <w:t>Cancelar</w:t>
      </w:r>
      <w:r>
        <w:rPr>
          <w:rFonts w:ascii="Century Gothic" w:hAnsi="Century Gothic"/>
        </w:rPr>
        <w:t xml:space="preserve"> para cerrar la ventana de alerta o </w:t>
      </w:r>
      <w:r w:rsidRPr="00012C83">
        <w:rPr>
          <w:rFonts w:ascii="Century Gothic" w:hAnsi="Century Gothic"/>
          <w:b/>
        </w:rPr>
        <w:t>Aceptar</w:t>
      </w:r>
      <w:r>
        <w:rPr>
          <w:rFonts w:ascii="Century Gothic" w:hAnsi="Century Gothic"/>
        </w:rPr>
        <w:t xml:space="preserve"> para dar acceso al GPS.</w:t>
      </w:r>
    </w:p>
    <w:p w14:paraId="05BC3227" w14:textId="5EFAEFD2" w:rsidR="00823D3D" w:rsidDel="00925126" w:rsidRDefault="00823D3D" w:rsidP="00776C32">
      <w:pPr>
        <w:ind w:left="1080"/>
        <w:jc w:val="center"/>
        <w:rPr>
          <w:del w:id="46" w:author="Fierro Castelan, Asbeidy Sara" w:date="2017-09-26T12:10:00Z"/>
          <w:rFonts w:ascii="Century Gothic" w:eastAsia="Times New Roman" w:hAnsi="Century Gothic" w:cs="Times New Roman"/>
          <w:b/>
          <w:bCs/>
          <w:color w:val="4F81BD" w:themeColor="accent1"/>
          <w:sz w:val="18"/>
          <w:szCs w:val="18"/>
          <w:lang w:val="es-ES"/>
        </w:rPr>
      </w:pPr>
      <w:r>
        <w:rPr>
          <w:noProof/>
          <w:lang w:val="es-AR" w:eastAsia="es-AR"/>
        </w:rPr>
        <w:drawing>
          <wp:inline distT="0" distB="0" distL="0" distR="0" wp14:anchorId="5BCF23B4" wp14:editId="191F8747">
            <wp:extent cx="2071991" cy="4093621"/>
            <wp:effectExtent l="0" t="0" r="508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1333" cy="4112078"/>
                    </a:xfrm>
                    <a:prstGeom prst="rect">
                      <a:avLst/>
                    </a:prstGeom>
                  </pic:spPr>
                </pic:pic>
              </a:graphicData>
            </a:graphic>
          </wp:inline>
        </w:drawing>
      </w:r>
    </w:p>
    <w:p w14:paraId="163C5C8F" w14:textId="77777777" w:rsidR="00925126" w:rsidRDefault="00925126" w:rsidP="00823D3D">
      <w:pPr>
        <w:ind w:left="1080"/>
        <w:jc w:val="center"/>
        <w:rPr>
          <w:ins w:id="47" w:author="Fierro Castelan, Asbeidy Sara" w:date="2017-09-26T12:10:00Z"/>
          <w:rFonts w:ascii="Century Gothic" w:hAnsi="Century Gothic"/>
          <w:vertAlign w:val="superscript"/>
        </w:rPr>
      </w:pPr>
    </w:p>
    <w:p w14:paraId="41C7ED6E" w14:textId="79C9EEAD" w:rsidR="00A777BC" w:rsidRPr="00A777BC" w:rsidRDefault="00A777BC" w:rsidP="00776C32">
      <w:pPr>
        <w:ind w:left="1080"/>
        <w:jc w:val="center"/>
        <w:rPr>
          <w:rFonts w:ascii="Century Gothic" w:hAnsi="Century Gothic"/>
          <w:vertAlign w:val="superscript"/>
          <w:lang w:val="es-ES"/>
        </w:rPr>
      </w:pPr>
      <w:r>
        <w:rPr>
          <w:rFonts w:ascii="Century Gothic" w:eastAsia="Times New Roman" w:hAnsi="Century Gothic" w:cs="Times New Roman"/>
          <w:b/>
          <w:bCs/>
          <w:color w:val="4F81BD" w:themeColor="accent1"/>
          <w:sz w:val="18"/>
          <w:szCs w:val="18"/>
          <w:lang w:val="es-ES"/>
        </w:rPr>
        <w:t>Figura 1.</w:t>
      </w:r>
      <w:r w:rsidR="00CC56C7">
        <w:rPr>
          <w:rFonts w:ascii="Century Gothic" w:eastAsia="Times New Roman" w:hAnsi="Century Gothic" w:cs="Times New Roman"/>
          <w:b/>
          <w:bCs/>
          <w:color w:val="4F81BD" w:themeColor="accent1"/>
          <w:sz w:val="18"/>
          <w:szCs w:val="18"/>
          <w:lang w:val="es-ES"/>
        </w:rPr>
        <w:t>9</w:t>
      </w:r>
      <w:r w:rsidRPr="00EC50E3">
        <w:rPr>
          <w:rFonts w:ascii="Century Gothic" w:eastAsia="Times New Roman" w:hAnsi="Century Gothic" w:cs="Times New Roman"/>
          <w:b/>
          <w:bCs/>
          <w:color w:val="4F81BD" w:themeColor="accent1"/>
          <w:sz w:val="18"/>
          <w:szCs w:val="18"/>
          <w:lang w:val="es-ES"/>
        </w:rPr>
        <w:t xml:space="preserve"> </w:t>
      </w:r>
      <w:r w:rsidR="00925126">
        <w:rPr>
          <w:rFonts w:ascii="Century Gothic" w:eastAsia="Times New Roman" w:hAnsi="Century Gothic" w:cs="Times New Roman"/>
          <w:b/>
          <w:bCs/>
          <w:color w:val="4F81BD" w:themeColor="accent1"/>
          <w:sz w:val="18"/>
          <w:szCs w:val="18"/>
          <w:lang w:val="es-ES"/>
        </w:rPr>
        <w:t>Pantalla con a</w:t>
      </w:r>
      <w:r>
        <w:rPr>
          <w:rFonts w:ascii="Century Gothic" w:eastAsia="Times New Roman" w:hAnsi="Century Gothic" w:cs="Times New Roman"/>
          <w:b/>
          <w:bCs/>
          <w:color w:val="4F81BD" w:themeColor="accent1"/>
          <w:sz w:val="18"/>
          <w:szCs w:val="18"/>
          <w:lang w:val="es-ES"/>
        </w:rPr>
        <w:t>lerta para acceso a GPS del celular</w:t>
      </w:r>
    </w:p>
    <w:p w14:paraId="099D73F6" w14:textId="7793BD16" w:rsidR="001D2DA7" w:rsidRPr="00776C32" w:rsidRDefault="004C7A6C" w:rsidP="004C7A6C">
      <w:pPr>
        <w:pStyle w:val="Prrafodelista"/>
        <w:numPr>
          <w:ilvl w:val="1"/>
          <w:numId w:val="30"/>
        </w:numPr>
        <w:jc w:val="both"/>
        <w:rPr>
          <w:rFonts w:ascii="Century Gothic" w:hAnsi="Century Gothic"/>
          <w:vertAlign w:val="superscript"/>
        </w:rPr>
      </w:pPr>
      <w:r>
        <w:rPr>
          <w:rFonts w:ascii="Century Gothic" w:hAnsi="Century Gothic"/>
        </w:rPr>
        <w:t xml:space="preserve">Una vez activado el </w:t>
      </w:r>
      <w:r w:rsidR="00016570">
        <w:rPr>
          <w:rFonts w:ascii="Century Gothic" w:hAnsi="Century Gothic"/>
        </w:rPr>
        <w:t>GPS</w:t>
      </w:r>
      <w:r>
        <w:rPr>
          <w:rFonts w:ascii="Century Gothic" w:hAnsi="Century Gothic"/>
        </w:rPr>
        <w:t xml:space="preserve">, </w:t>
      </w:r>
      <w:r w:rsidR="00016570">
        <w:rPr>
          <w:rFonts w:ascii="Century Gothic" w:hAnsi="Century Gothic"/>
        </w:rPr>
        <w:t>como siguiente pantalla</w:t>
      </w:r>
      <w:r w:rsidR="003D2CBC">
        <w:rPr>
          <w:rFonts w:ascii="Century Gothic" w:hAnsi="Century Gothic"/>
        </w:rPr>
        <w:t xml:space="preserve"> dentro de la aplicación será la visualización d</w:t>
      </w:r>
      <w:r w:rsidR="00016570">
        <w:rPr>
          <w:rFonts w:ascii="Century Gothic" w:hAnsi="Century Gothic"/>
        </w:rPr>
        <w:t xml:space="preserve">el mapa de la ciudad </w:t>
      </w:r>
      <w:r w:rsidR="003D2CBC">
        <w:rPr>
          <w:rFonts w:ascii="Century Gothic" w:hAnsi="Century Gothic"/>
        </w:rPr>
        <w:t>(</w:t>
      </w:r>
      <w:r w:rsidR="00016570">
        <w:rPr>
          <w:rFonts w:ascii="Century Gothic" w:hAnsi="Century Gothic"/>
        </w:rPr>
        <w:t>como se visualiza en google maps</w:t>
      </w:r>
      <w:ins w:id="48" w:author="Fierro Castelan, Asbeidy Sara" w:date="2017-09-26T12:05:00Z">
        <w:r w:rsidR="003D2CBC">
          <w:rPr>
            <w:rFonts w:ascii="Century Gothic" w:hAnsi="Century Gothic"/>
          </w:rPr>
          <w:t>)</w:t>
        </w:r>
      </w:ins>
      <w:r w:rsidR="00016570">
        <w:rPr>
          <w:rFonts w:ascii="Century Gothic" w:hAnsi="Century Gothic"/>
        </w:rPr>
        <w:t xml:space="preserve"> y la opción de </w:t>
      </w:r>
      <w:r w:rsidR="00016570" w:rsidRPr="00776C32">
        <w:rPr>
          <w:rFonts w:ascii="Century Gothic" w:hAnsi="Century Gothic"/>
          <w:b/>
          <w:u w:val="single"/>
        </w:rPr>
        <w:t>Ubícame</w:t>
      </w:r>
      <w:r w:rsidR="00016570">
        <w:rPr>
          <w:rFonts w:ascii="Century Gothic" w:hAnsi="Century Gothic"/>
        </w:rPr>
        <w:t xml:space="preserve"> para una localización más precisa que ayudará al operador a saber que se </w:t>
      </w:r>
      <w:r w:rsidR="00016570">
        <w:rPr>
          <w:rFonts w:ascii="Century Gothic" w:hAnsi="Century Gothic"/>
        </w:rPr>
        <w:lastRenderedPageBreak/>
        <w:t>encuentra en la zona correcta ya que debe visualizarse la geocerca establecida para su planta</w:t>
      </w:r>
      <w:r w:rsidR="00670540">
        <w:rPr>
          <w:rFonts w:ascii="Century Gothic" w:hAnsi="Century Gothic"/>
        </w:rPr>
        <w:t xml:space="preserve"> asignada</w:t>
      </w:r>
      <w:r w:rsidR="001D2DA7">
        <w:rPr>
          <w:rFonts w:ascii="Century Gothic" w:hAnsi="Century Gothic"/>
        </w:rPr>
        <w:t>.</w:t>
      </w:r>
    </w:p>
    <w:p w14:paraId="5920F072" w14:textId="4781F88E" w:rsidR="004C7A6C" w:rsidRPr="00776C32" w:rsidRDefault="001D2DA7" w:rsidP="00776C32">
      <w:pPr>
        <w:ind w:left="1440"/>
        <w:jc w:val="both"/>
        <w:rPr>
          <w:rFonts w:ascii="Century Gothic" w:hAnsi="Century Gothic"/>
          <w:vertAlign w:val="superscript"/>
        </w:rPr>
      </w:pPr>
      <w:r>
        <w:rPr>
          <w:rFonts w:ascii="Century Gothic" w:hAnsi="Century Gothic"/>
        </w:rPr>
        <w:t>U</w:t>
      </w:r>
      <w:r w:rsidR="00016570" w:rsidRPr="00EA5B22">
        <w:rPr>
          <w:rFonts w:ascii="Century Gothic" w:hAnsi="Century Gothic"/>
        </w:rPr>
        <w:t>na vez ubicado en el punto correcto se</w:t>
      </w:r>
      <w:r>
        <w:rPr>
          <w:rFonts w:ascii="Century Gothic" w:hAnsi="Century Gothic"/>
        </w:rPr>
        <w:t xml:space="preserve"> </w:t>
      </w:r>
      <w:r w:rsidR="00016570" w:rsidRPr="00776C32">
        <w:rPr>
          <w:rFonts w:ascii="Century Gothic" w:hAnsi="Century Gothic"/>
        </w:rPr>
        <w:t>ten</w:t>
      </w:r>
      <w:r>
        <w:rPr>
          <w:rFonts w:ascii="Century Gothic" w:hAnsi="Century Gothic"/>
        </w:rPr>
        <w:t>drá</w:t>
      </w:r>
      <w:r w:rsidR="00016570" w:rsidRPr="00776C32">
        <w:rPr>
          <w:rFonts w:ascii="Century Gothic" w:hAnsi="Century Gothic"/>
        </w:rPr>
        <w:t xml:space="preserve"> un botón </w:t>
      </w:r>
      <w:r w:rsidRPr="00776C32">
        <w:rPr>
          <w:rFonts w:ascii="Century Gothic" w:hAnsi="Century Gothic"/>
          <w:b/>
        </w:rPr>
        <w:t>G</w:t>
      </w:r>
      <w:r w:rsidR="00016570" w:rsidRPr="00776C32">
        <w:rPr>
          <w:rFonts w:ascii="Century Gothic" w:hAnsi="Century Gothic"/>
          <w:b/>
        </w:rPr>
        <w:t>uardar</w:t>
      </w:r>
      <w:r w:rsidR="00016570" w:rsidRPr="00776C32">
        <w:rPr>
          <w:rFonts w:ascii="Century Gothic" w:hAnsi="Century Gothic"/>
        </w:rPr>
        <w:t xml:space="preserve"> que hará que las coordenadas </w:t>
      </w:r>
      <w:r>
        <w:rPr>
          <w:rFonts w:ascii="Century Gothic" w:hAnsi="Century Gothic"/>
        </w:rPr>
        <w:t>y</w:t>
      </w:r>
      <w:r w:rsidR="00016570" w:rsidRPr="00EA5B22">
        <w:rPr>
          <w:rFonts w:ascii="Century Gothic" w:hAnsi="Century Gothic"/>
        </w:rPr>
        <w:t xml:space="preserve"> la dirección exacta del sitio donde se encuentra</w:t>
      </w:r>
      <w:r>
        <w:rPr>
          <w:rFonts w:ascii="Century Gothic" w:hAnsi="Century Gothic"/>
        </w:rPr>
        <w:t xml:space="preserve"> el operador</w:t>
      </w:r>
      <w:r w:rsidR="00C8676F" w:rsidRPr="00776C32">
        <w:rPr>
          <w:rFonts w:ascii="Century Gothic" w:hAnsi="Century Gothic"/>
        </w:rPr>
        <w:t xml:space="preserve"> se</w:t>
      </w:r>
      <w:r>
        <w:rPr>
          <w:rFonts w:ascii="Century Gothic" w:hAnsi="Century Gothic"/>
        </w:rPr>
        <w:t>an</w:t>
      </w:r>
      <w:r w:rsidR="00C8676F" w:rsidRPr="00776C32">
        <w:rPr>
          <w:rFonts w:ascii="Century Gothic" w:hAnsi="Century Gothic"/>
        </w:rPr>
        <w:t xml:space="preserve"> </w:t>
      </w:r>
      <w:r>
        <w:rPr>
          <w:rFonts w:ascii="Century Gothic" w:hAnsi="Century Gothic"/>
        </w:rPr>
        <w:t>registradas</w:t>
      </w:r>
      <w:r w:rsidR="00C8676F" w:rsidRPr="00776C32">
        <w:rPr>
          <w:rFonts w:ascii="Century Gothic" w:hAnsi="Century Gothic"/>
        </w:rPr>
        <w:t xml:space="preserve"> en el campo de </w:t>
      </w:r>
      <w:r>
        <w:rPr>
          <w:rFonts w:ascii="Century Gothic" w:hAnsi="Century Gothic"/>
          <w:b/>
        </w:rPr>
        <w:t>Entrada</w:t>
      </w:r>
      <w:r w:rsidR="007529CD" w:rsidRPr="00776C32">
        <w:rPr>
          <w:rFonts w:ascii="Century Gothic" w:hAnsi="Century Gothic"/>
          <w:b/>
        </w:rPr>
        <w:t xml:space="preserve"> (Dirección) y </w:t>
      </w:r>
      <w:r>
        <w:rPr>
          <w:rFonts w:ascii="Century Gothic" w:hAnsi="Century Gothic"/>
          <w:b/>
        </w:rPr>
        <w:t>Entrada</w:t>
      </w:r>
      <w:r w:rsidR="007529CD" w:rsidRPr="00776C32">
        <w:rPr>
          <w:rFonts w:ascii="Century Gothic" w:hAnsi="Century Gothic"/>
          <w:b/>
        </w:rPr>
        <w:t xml:space="preserve"> (Coordenadas)</w:t>
      </w:r>
      <w:r>
        <w:rPr>
          <w:rFonts w:ascii="Century Gothic" w:hAnsi="Century Gothic"/>
        </w:rPr>
        <w:t>;</w:t>
      </w:r>
      <w:r w:rsidR="006D19BA" w:rsidRPr="00EA5B22">
        <w:rPr>
          <w:rFonts w:ascii="Century Gothic" w:hAnsi="Century Gothic"/>
        </w:rPr>
        <w:t xml:space="preserve"> una vez obtenido el dato</w:t>
      </w:r>
      <w:r>
        <w:rPr>
          <w:rFonts w:ascii="Century Gothic" w:hAnsi="Century Gothic"/>
        </w:rPr>
        <w:t>,</w:t>
      </w:r>
      <w:r w:rsidR="006D19BA" w:rsidRPr="00776C32">
        <w:rPr>
          <w:rFonts w:ascii="Century Gothic" w:hAnsi="Century Gothic"/>
        </w:rPr>
        <w:t xml:space="preserve"> en el mismo formulario se debe tener el botón </w:t>
      </w:r>
      <w:r w:rsidR="006D19BA" w:rsidRPr="00776C32">
        <w:rPr>
          <w:rFonts w:ascii="Century Gothic" w:hAnsi="Century Gothic"/>
          <w:b/>
        </w:rPr>
        <w:t>Cerrar</w:t>
      </w:r>
      <w:r w:rsidR="006D19BA" w:rsidRPr="00776C32">
        <w:rPr>
          <w:rFonts w:ascii="Century Gothic" w:hAnsi="Century Gothic"/>
        </w:rPr>
        <w:t xml:space="preserve"> para que el operador continúe con sus actividades.</w:t>
      </w:r>
    </w:p>
    <w:p w14:paraId="1A3E67E1" w14:textId="69B97C8A" w:rsidR="00012C83" w:rsidDel="003863BE" w:rsidRDefault="00012C83" w:rsidP="00776C32">
      <w:pPr>
        <w:ind w:left="1080"/>
        <w:jc w:val="center"/>
        <w:rPr>
          <w:del w:id="49" w:author="Fierro Castelan, Asbeidy Sara" w:date="2017-09-26T12:10:00Z"/>
          <w:rFonts w:ascii="Century Gothic" w:eastAsia="Times New Roman" w:hAnsi="Century Gothic" w:cs="Times New Roman"/>
          <w:b/>
          <w:bCs/>
          <w:color w:val="4F81BD" w:themeColor="accent1"/>
          <w:sz w:val="18"/>
          <w:szCs w:val="18"/>
        </w:rPr>
      </w:pPr>
      <w:r>
        <w:rPr>
          <w:noProof/>
          <w:lang w:val="es-AR" w:eastAsia="es-AR"/>
        </w:rPr>
        <w:drawing>
          <wp:inline distT="0" distB="0" distL="0" distR="0" wp14:anchorId="0BEB9A59" wp14:editId="1210644B">
            <wp:extent cx="4027251" cy="385044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2820" cy="3855774"/>
                    </a:xfrm>
                    <a:prstGeom prst="rect">
                      <a:avLst/>
                    </a:prstGeom>
                  </pic:spPr>
                </pic:pic>
              </a:graphicData>
            </a:graphic>
          </wp:inline>
        </w:drawing>
      </w:r>
    </w:p>
    <w:p w14:paraId="6AE99D77" w14:textId="77777777" w:rsidR="003863BE" w:rsidRDefault="003863BE" w:rsidP="00012C83">
      <w:pPr>
        <w:ind w:left="1080"/>
        <w:jc w:val="center"/>
        <w:rPr>
          <w:ins w:id="50" w:author="Fierro Castelan, Asbeidy Sara" w:date="2017-09-26T12:10:00Z"/>
          <w:rFonts w:ascii="Century Gothic" w:hAnsi="Century Gothic"/>
          <w:vertAlign w:val="superscript"/>
        </w:rPr>
      </w:pPr>
    </w:p>
    <w:p w14:paraId="39F48F28" w14:textId="69E24DC9" w:rsidR="005B69EE" w:rsidRPr="00EC50E3" w:rsidRDefault="005B69EE" w:rsidP="009D428E">
      <w:pPr>
        <w:ind w:left="1080"/>
        <w:jc w:val="center"/>
        <w:rPr>
          <w:rFonts w:ascii="Century Gothic" w:eastAsia="Times New Roman" w:hAnsi="Century Gothic" w:cs="Times New Roman"/>
          <w:b/>
          <w:bCs/>
          <w:color w:val="4F81BD" w:themeColor="accent1"/>
          <w:sz w:val="18"/>
          <w:szCs w:val="18"/>
          <w:lang w:val="es-ES"/>
        </w:rPr>
      </w:pPr>
      <w:r>
        <w:rPr>
          <w:rFonts w:ascii="Century Gothic" w:eastAsia="Times New Roman" w:hAnsi="Century Gothic" w:cs="Times New Roman"/>
          <w:b/>
          <w:bCs/>
          <w:color w:val="4F81BD" w:themeColor="accent1"/>
          <w:sz w:val="18"/>
          <w:szCs w:val="18"/>
          <w:lang w:val="es-ES"/>
        </w:rPr>
        <w:t>Figura 1.</w:t>
      </w:r>
      <w:r w:rsidR="00925126">
        <w:rPr>
          <w:rFonts w:ascii="Century Gothic" w:eastAsia="Times New Roman" w:hAnsi="Century Gothic" w:cs="Times New Roman"/>
          <w:b/>
          <w:bCs/>
          <w:color w:val="4F81BD" w:themeColor="accent1"/>
          <w:sz w:val="18"/>
          <w:szCs w:val="18"/>
          <w:lang w:val="es-ES"/>
        </w:rPr>
        <w:t>10 Pantalla</w:t>
      </w:r>
      <w:r>
        <w:rPr>
          <w:rFonts w:ascii="Century Gothic" w:eastAsia="Times New Roman" w:hAnsi="Century Gothic" w:cs="Times New Roman"/>
          <w:b/>
          <w:bCs/>
          <w:color w:val="4F81BD" w:themeColor="accent1"/>
          <w:sz w:val="18"/>
          <w:szCs w:val="18"/>
          <w:lang w:val="es-ES"/>
        </w:rPr>
        <w:t xml:space="preserve"> </w:t>
      </w:r>
      <w:r w:rsidR="00925126">
        <w:rPr>
          <w:rFonts w:ascii="Century Gothic" w:eastAsia="Times New Roman" w:hAnsi="Century Gothic" w:cs="Times New Roman"/>
          <w:b/>
          <w:bCs/>
          <w:color w:val="4F81BD" w:themeColor="accent1"/>
          <w:sz w:val="18"/>
          <w:szCs w:val="18"/>
          <w:lang w:val="es-ES"/>
        </w:rPr>
        <w:t>ubicación</w:t>
      </w:r>
      <w:r>
        <w:rPr>
          <w:rFonts w:ascii="Century Gothic" w:eastAsia="Times New Roman" w:hAnsi="Century Gothic" w:cs="Times New Roman"/>
          <w:b/>
          <w:bCs/>
          <w:color w:val="4F81BD" w:themeColor="accent1"/>
          <w:sz w:val="18"/>
          <w:szCs w:val="18"/>
          <w:lang w:val="es-ES"/>
        </w:rPr>
        <w:t xml:space="preserve"> de </w:t>
      </w:r>
      <w:r w:rsidR="00925126">
        <w:rPr>
          <w:rFonts w:ascii="Century Gothic" w:eastAsia="Times New Roman" w:hAnsi="Century Gothic" w:cs="Times New Roman"/>
          <w:b/>
          <w:bCs/>
          <w:color w:val="4F81BD" w:themeColor="accent1"/>
          <w:sz w:val="18"/>
          <w:szCs w:val="18"/>
          <w:lang w:val="es-ES"/>
        </w:rPr>
        <w:t>operador y visualización</w:t>
      </w:r>
      <w:r w:rsidR="003863BE">
        <w:rPr>
          <w:rFonts w:ascii="Century Gothic" w:eastAsia="Times New Roman" w:hAnsi="Century Gothic" w:cs="Times New Roman"/>
          <w:b/>
          <w:bCs/>
          <w:color w:val="4F81BD" w:themeColor="accent1"/>
          <w:sz w:val="18"/>
          <w:szCs w:val="18"/>
          <w:lang w:val="es-ES"/>
        </w:rPr>
        <w:t xml:space="preserve"> de su perfil</w:t>
      </w:r>
    </w:p>
    <w:p w14:paraId="4B844852" w14:textId="546543B3" w:rsidR="00EB3935" w:rsidRDefault="00EB3935" w:rsidP="00EB3935">
      <w:pPr>
        <w:pStyle w:val="Prrafodelista"/>
        <w:ind w:left="1440"/>
        <w:jc w:val="both"/>
        <w:rPr>
          <w:rFonts w:ascii="Century Gothic" w:hAnsi="Century Gothic"/>
        </w:rPr>
      </w:pPr>
      <w:r>
        <w:rPr>
          <w:rFonts w:ascii="Century Gothic" w:hAnsi="Century Gothic"/>
        </w:rPr>
        <w:t>Al presionar el botón cerrar, debe regresar a la pantalla de las cuatro actividades que puede acceder</w:t>
      </w:r>
      <w:r w:rsidR="00F068E4">
        <w:rPr>
          <w:rFonts w:ascii="Century Gothic" w:hAnsi="Century Gothic"/>
        </w:rPr>
        <w:t xml:space="preserve"> un operador (Figura 1.6)</w:t>
      </w:r>
      <w:r>
        <w:rPr>
          <w:rFonts w:ascii="Century Gothic" w:hAnsi="Century Gothic"/>
        </w:rPr>
        <w:t>.</w:t>
      </w:r>
    </w:p>
    <w:p w14:paraId="466A4173" w14:textId="1D4FBE44" w:rsidR="00397619" w:rsidRDefault="00397619" w:rsidP="00397619">
      <w:pPr>
        <w:ind w:left="1440"/>
        <w:jc w:val="both"/>
        <w:rPr>
          <w:rFonts w:ascii="Century Gothic" w:hAnsi="Century Gothic"/>
        </w:rPr>
      </w:pPr>
      <w:r>
        <w:rPr>
          <w:rFonts w:ascii="Century Gothic" w:hAnsi="Century Gothic"/>
        </w:rPr>
        <w:lastRenderedPageBreak/>
        <w:t>Al termino de las actividades del operador se deberá realizar el</w:t>
      </w:r>
      <w:r w:rsidR="004847F7">
        <w:rPr>
          <w:rFonts w:ascii="Century Gothic" w:hAnsi="Century Gothic"/>
        </w:rPr>
        <w:t xml:space="preserve"> registro de Salida</w:t>
      </w:r>
      <w:r>
        <w:rPr>
          <w:rFonts w:ascii="Century Gothic" w:hAnsi="Century Gothic"/>
        </w:rPr>
        <w:t xml:space="preserve"> para finalizar su jornada</w:t>
      </w:r>
      <w:r w:rsidR="004847F7">
        <w:rPr>
          <w:rFonts w:ascii="Century Gothic" w:hAnsi="Century Gothic"/>
        </w:rPr>
        <w:t>;</w:t>
      </w:r>
      <w:r>
        <w:rPr>
          <w:rFonts w:ascii="Century Gothic" w:hAnsi="Century Gothic"/>
        </w:rPr>
        <w:t xml:space="preserve"> para ello se seguirá el mismo procedimiento que el </w:t>
      </w:r>
      <w:r w:rsidR="004847F7">
        <w:rPr>
          <w:rFonts w:ascii="Century Gothic" w:hAnsi="Century Gothic"/>
        </w:rPr>
        <w:t>registro de Entrada</w:t>
      </w:r>
      <w:r>
        <w:rPr>
          <w:rFonts w:ascii="Century Gothic" w:hAnsi="Century Gothic"/>
        </w:rPr>
        <w:t xml:space="preserve">, iniciando con </w:t>
      </w:r>
      <w:r w:rsidR="00175AE0">
        <w:rPr>
          <w:rFonts w:ascii="Century Gothic" w:hAnsi="Century Gothic"/>
        </w:rPr>
        <w:t>la activación del</w:t>
      </w:r>
      <w:r>
        <w:rPr>
          <w:rFonts w:ascii="Century Gothic" w:hAnsi="Century Gothic"/>
        </w:rPr>
        <w:t xml:space="preserve"> GPS </w:t>
      </w:r>
      <w:r w:rsidR="00175AE0">
        <w:rPr>
          <w:rFonts w:ascii="Century Gothic" w:hAnsi="Century Gothic"/>
        </w:rPr>
        <w:t xml:space="preserve">en el celular </w:t>
      </w:r>
      <w:r>
        <w:rPr>
          <w:rFonts w:ascii="Century Gothic" w:hAnsi="Century Gothic"/>
        </w:rPr>
        <w:t>y la validación de la geocerca</w:t>
      </w:r>
      <w:r w:rsidR="00B37B23">
        <w:rPr>
          <w:rFonts w:ascii="Century Gothic" w:hAnsi="Century Gothic"/>
        </w:rPr>
        <w:t xml:space="preserve"> (Ver validación de acciones)</w:t>
      </w:r>
      <w:r>
        <w:rPr>
          <w:rFonts w:ascii="Century Gothic" w:hAnsi="Century Gothic"/>
        </w:rPr>
        <w:t>, al tener capturados los dos valores</w:t>
      </w:r>
      <w:r w:rsidR="00175AE0">
        <w:rPr>
          <w:rFonts w:ascii="Century Gothic" w:hAnsi="Century Gothic"/>
        </w:rPr>
        <w:t xml:space="preserve"> de Entrada y Salida (Dirección y Coordenadas) del operador,</w:t>
      </w:r>
      <w:r>
        <w:rPr>
          <w:rFonts w:ascii="Century Gothic" w:hAnsi="Century Gothic"/>
        </w:rPr>
        <w:t xml:space="preserve"> se debe cambiar el botón de cerrar </w:t>
      </w:r>
      <w:r w:rsidR="00B74A88">
        <w:rPr>
          <w:rFonts w:ascii="Century Gothic" w:hAnsi="Century Gothic"/>
        </w:rPr>
        <w:t xml:space="preserve">en la pantalla de Visualización de su Perfil (Figura 1.10), </w:t>
      </w:r>
      <w:r>
        <w:rPr>
          <w:rFonts w:ascii="Century Gothic" w:hAnsi="Century Gothic"/>
        </w:rPr>
        <w:t xml:space="preserve">por el botón de </w:t>
      </w:r>
      <w:r w:rsidRPr="00655434">
        <w:rPr>
          <w:rFonts w:ascii="Century Gothic" w:hAnsi="Century Gothic"/>
          <w:u w:val="single"/>
        </w:rPr>
        <w:t>cerrar sesión</w:t>
      </w:r>
      <w:r>
        <w:rPr>
          <w:rFonts w:ascii="Century Gothic" w:hAnsi="Century Gothic"/>
        </w:rPr>
        <w:t>.</w:t>
      </w:r>
    </w:p>
    <w:p w14:paraId="761E3475" w14:textId="11700CEF" w:rsidR="00DF4E59" w:rsidDel="00175AE0" w:rsidRDefault="00175AE0" w:rsidP="00655434">
      <w:pPr>
        <w:ind w:left="1440"/>
        <w:jc w:val="center"/>
        <w:rPr>
          <w:del w:id="51" w:author="Fierro Castelan, Asbeidy Sara" w:date="2017-09-26T12:16:00Z"/>
          <w:rFonts w:ascii="Century Gothic" w:eastAsia="Times New Roman" w:hAnsi="Century Gothic" w:cs="Times New Roman"/>
          <w:b/>
          <w:bCs/>
          <w:color w:val="4F81BD" w:themeColor="accent1"/>
          <w:sz w:val="18"/>
          <w:szCs w:val="18"/>
          <w:lang w:val="es-ES"/>
        </w:rPr>
      </w:pPr>
      <w:r>
        <w:rPr>
          <w:noProof/>
          <w:lang w:val="es-AR" w:eastAsia="es-AR"/>
        </w:rPr>
        <w:drawing>
          <wp:inline distT="0" distB="0" distL="0" distR="0" wp14:anchorId="5F5BF3A0" wp14:editId="638612A3">
            <wp:extent cx="1687747" cy="3362461"/>
            <wp:effectExtent l="0" t="0" r="825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93367" cy="3373657"/>
                    </a:xfrm>
                    <a:prstGeom prst="rect">
                      <a:avLst/>
                    </a:prstGeom>
                  </pic:spPr>
                </pic:pic>
              </a:graphicData>
            </a:graphic>
          </wp:inline>
        </w:drawing>
      </w:r>
      <w:del w:id="52" w:author="Fierro Castelan, Asbeidy Sara" w:date="2017-09-26T12:16:00Z">
        <w:r w:rsidR="00DF4E59" w:rsidDel="00175AE0">
          <w:rPr>
            <w:noProof/>
            <w:lang w:val="es-AR" w:eastAsia="es-AR"/>
          </w:rPr>
          <w:drawing>
            <wp:inline distT="0" distB="0" distL="0" distR="0" wp14:anchorId="296CEBF6" wp14:editId="4685F979">
              <wp:extent cx="1848256" cy="3651899"/>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51416" cy="3658142"/>
                      </a:xfrm>
                      <a:prstGeom prst="rect">
                        <a:avLst/>
                      </a:prstGeom>
                    </pic:spPr>
                  </pic:pic>
                </a:graphicData>
              </a:graphic>
            </wp:inline>
          </w:drawing>
        </w:r>
      </w:del>
    </w:p>
    <w:p w14:paraId="2985D507" w14:textId="77777777" w:rsidR="00175AE0" w:rsidRDefault="00175AE0" w:rsidP="00DF4E59">
      <w:pPr>
        <w:ind w:left="1440"/>
        <w:jc w:val="center"/>
        <w:rPr>
          <w:ins w:id="53" w:author="Fierro Castelan, Asbeidy Sara" w:date="2017-09-26T12:16:00Z"/>
          <w:rFonts w:ascii="Century Gothic" w:hAnsi="Century Gothic"/>
        </w:rPr>
      </w:pPr>
    </w:p>
    <w:p w14:paraId="5EC572D3" w14:textId="1F302C0B" w:rsidR="00FF79CC" w:rsidRPr="00EC50E3" w:rsidRDefault="00FF79CC" w:rsidP="00655434">
      <w:pPr>
        <w:ind w:left="1440"/>
        <w:jc w:val="center"/>
        <w:rPr>
          <w:rFonts w:ascii="Century Gothic" w:eastAsia="Times New Roman" w:hAnsi="Century Gothic" w:cs="Times New Roman"/>
          <w:b/>
          <w:bCs/>
          <w:color w:val="4F81BD" w:themeColor="accent1"/>
          <w:sz w:val="18"/>
          <w:szCs w:val="18"/>
          <w:lang w:val="es-ES"/>
        </w:rPr>
      </w:pPr>
      <w:r>
        <w:rPr>
          <w:rFonts w:ascii="Century Gothic" w:eastAsia="Times New Roman" w:hAnsi="Century Gothic" w:cs="Times New Roman"/>
          <w:b/>
          <w:bCs/>
          <w:color w:val="4F81BD" w:themeColor="accent1"/>
          <w:sz w:val="18"/>
          <w:szCs w:val="18"/>
          <w:lang w:val="es-ES"/>
        </w:rPr>
        <w:t>Figura 1</w:t>
      </w:r>
      <w:r w:rsidR="00175AE0">
        <w:rPr>
          <w:rFonts w:ascii="Century Gothic" w:eastAsia="Times New Roman" w:hAnsi="Century Gothic" w:cs="Times New Roman"/>
          <w:b/>
          <w:bCs/>
          <w:color w:val="4F81BD" w:themeColor="accent1"/>
          <w:sz w:val="18"/>
          <w:szCs w:val="18"/>
          <w:lang w:val="es-ES"/>
        </w:rPr>
        <w:t>.11 Pantalla</w:t>
      </w:r>
      <w:r w:rsidRPr="00EC50E3">
        <w:rPr>
          <w:rFonts w:ascii="Century Gothic" w:eastAsia="Times New Roman" w:hAnsi="Century Gothic" w:cs="Times New Roman"/>
          <w:b/>
          <w:bCs/>
          <w:color w:val="4F81BD" w:themeColor="accent1"/>
          <w:sz w:val="18"/>
          <w:szCs w:val="18"/>
          <w:lang w:val="es-ES"/>
        </w:rPr>
        <w:t xml:space="preserve"> </w:t>
      </w:r>
      <w:r w:rsidR="00175AE0">
        <w:rPr>
          <w:rFonts w:ascii="Century Gothic" w:eastAsia="Times New Roman" w:hAnsi="Century Gothic" w:cs="Times New Roman"/>
          <w:b/>
          <w:bCs/>
          <w:color w:val="4F81BD" w:themeColor="accent1"/>
          <w:sz w:val="18"/>
          <w:szCs w:val="18"/>
          <w:lang w:val="es-ES"/>
        </w:rPr>
        <w:t>visualización de Mi Perfil botón cerrar sesión</w:t>
      </w:r>
    </w:p>
    <w:p w14:paraId="7B778858" w14:textId="32D77695" w:rsidR="00A10741" w:rsidRPr="00895672" w:rsidRDefault="00A10741" w:rsidP="00A10741">
      <w:pPr>
        <w:pStyle w:val="Prrafodelista"/>
        <w:numPr>
          <w:ilvl w:val="0"/>
          <w:numId w:val="30"/>
        </w:numPr>
        <w:jc w:val="both"/>
        <w:rPr>
          <w:rFonts w:ascii="Century Gothic" w:hAnsi="Century Gothic"/>
          <w:vertAlign w:val="superscript"/>
        </w:rPr>
      </w:pPr>
      <w:r w:rsidRPr="0070698F">
        <w:rPr>
          <w:rFonts w:ascii="Century Gothic" w:hAnsi="Century Gothic"/>
          <w:u w:val="single"/>
        </w:rPr>
        <w:t>Mapa de ubicación</w:t>
      </w:r>
      <w:r w:rsidR="0070698F">
        <w:rPr>
          <w:rFonts w:ascii="Century Gothic" w:hAnsi="Century Gothic"/>
        </w:rPr>
        <w:t xml:space="preserve">, </w:t>
      </w:r>
      <w:r w:rsidR="00381278">
        <w:rPr>
          <w:rFonts w:ascii="Century Gothic" w:hAnsi="Century Gothic"/>
        </w:rPr>
        <w:t xml:space="preserve">en esta sección </w:t>
      </w:r>
      <w:r>
        <w:rPr>
          <w:rFonts w:ascii="Century Gothic" w:hAnsi="Century Gothic"/>
        </w:rPr>
        <w:t xml:space="preserve">se </w:t>
      </w:r>
      <w:r w:rsidR="004B3F5C">
        <w:rPr>
          <w:rFonts w:ascii="Century Gothic" w:hAnsi="Century Gothic"/>
        </w:rPr>
        <w:t>visualiza</w:t>
      </w:r>
      <w:r>
        <w:rPr>
          <w:rFonts w:ascii="Century Gothic" w:hAnsi="Century Gothic"/>
        </w:rPr>
        <w:t xml:space="preserve"> la geocerca con la que debe mantener su ubicación</w:t>
      </w:r>
      <w:r w:rsidR="00381278">
        <w:rPr>
          <w:rFonts w:ascii="Century Gothic" w:hAnsi="Century Gothic"/>
        </w:rPr>
        <w:t xml:space="preserve"> </w:t>
      </w:r>
      <w:r w:rsidR="008A5A79">
        <w:rPr>
          <w:rFonts w:ascii="Century Gothic" w:hAnsi="Century Gothic"/>
        </w:rPr>
        <w:t>dentro al</w:t>
      </w:r>
      <w:r w:rsidR="00381278">
        <w:rPr>
          <w:rFonts w:ascii="Century Gothic" w:hAnsi="Century Gothic"/>
        </w:rPr>
        <w:t xml:space="preserve"> operador</w:t>
      </w:r>
      <w:r w:rsidR="004B3F5C">
        <w:rPr>
          <w:rFonts w:ascii="Century Gothic" w:hAnsi="Century Gothic"/>
        </w:rPr>
        <w:t>, y una vez capturada su Entrada o Salida, se debe visualizar dicha localización en el mapa.</w:t>
      </w:r>
    </w:p>
    <w:p w14:paraId="29AACC84" w14:textId="41E8FECB" w:rsidR="00895672" w:rsidRPr="003233A3" w:rsidRDefault="00895672" w:rsidP="00A10741">
      <w:pPr>
        <w:pStyle w:val="Prrafodelista"/>
        <w:numPr>
          <w:ilvl w:val="0"/>
          <w:numId w:val="30"/>
        </w:numPr>
        <w:jc w:val="both"/>
        <w:rPr>
          <w:rFonts w:ascii="Century Gothic" w:hAnsi="Century Gothic"/>
          <w:vertAlign w:val="superscript"/>
        </w:rPr>
      </w:pPr>
      <w:r>
        <w:rPr>
          <w:rFonts w:ascii="Century Gothic" w:hAnsi="Century Gothic"/>
          <w:u w:val="single"/>
        </w:rPr>
        <w:t>Formato de asistencias,</w:t>
      </w:r>
      <w:r>
        <w:rPr>
          <w:rFonts w:ascii="Century Gothic" w:hAnsi="Century Gothic"/>
        </w:rPr>
        <w:t xml:space="preserve"> en esta sección deberá ser cargada una imagen del formato que a los operadores se les otorga </w:t>
      </w:r>
      <w:r w:rsidR="002F33EF">
        <w:rPr>
          <w:rFonts w:ascii="Century Gothic" w:hAnsi="Century Gothic"/>
        </w:rPr>
        <w:t xml:space="preserve">para mostrar </w:t>
      </w:r>
      <w:r>
        <w:rPr>
          <w:rFonts w:ascii="Century Gothic" w:hAnsi="Century Gothic"/>
        </w:rPr>
        <w:t xml:space="preserve">como </w:t>
      </w:r>
      <w:r>
        <w:rPr>
          <w:rFonts w:ascii="Century Gothic" w:hAnsi="Century Gothic"/>
        </w:rPr>
        <w:lastRenderedPageBreak/>
        <w:t>evidencia de que asistieron</w:t>
      </w:r>
      <w:r w:rsidR="002F33EF">
        <w:rPr>
          <w:rFonts w:ascii="Century Gothic" w:hAnsi="Century Gothic"/>
        </w:rPr>
        <w:t xml:space="preserve"> a la planta que se les es asignada</w:t>
      </w:r>
      <w:r>
        <w:rPr>
          <w:rFonts w:ascii="Century Gothic" w:hAnsi="Century Gothic"/>
        </w:rPr>
        <w:t xml:space="preserve"> con la respectiva fecha, firma y sello del cliente</w:t>
      </w:r>
      <w:r w:rsidR="00DA1002">
        <w:rPr>
          <w:rFonts w:ascii="Century Gothic" w:hAnsi="Century Gothic"/>
        </w:rPr>
        <w:t xml:space="preserve">, esta captura debe ser la misma para cada sección donde se incluya una </w:t>
      </w:r>
      <w:r w:rsidR="00DA1002" w:rsidRPr="00655434">
        <w:rPr>
          <w:rFonts w:ascii="Century Gothic" w:hAnsi="Century Gothic"/>
          <w:b/>
        </w:rPr>
        <w:t>fotografía</w:t>
      </w:r>
      <w:r w:rsidR="00DA1002">
        <w:rPr>
          <w:rFonts w:ascii="Century Gothic" w:hAnsi="Century Gothic"/>
        </w:rPr>
        <w:t xml:space="preserve"> (Ver sección: Desarrollo Carga de fotografía).</w:t>
      </w:r>
    </w:p>
    <w:p w14:paraId="4149EEAB" w14:textId="2A27FB01" w:rsidR="003233A3" w:rsidRDefault="003233A3" w:rsidP="003233A3">
      <w:pPr>
        <w:ind w:left="360"/>
        <w:jc w:val="center"/>
        <w:rPr>
          <w:rFonts w:ascii="Century Gothic" w:hAnsi="Century Gothic"/>
          <w:vertAlign w:val="superscript"/>
        </w:rPr>
      </w:pPr>
      <w:r>
        <w:rPr>
          <w:noProof/>
          <w:lang w:val="es-AR" w:eastAsia="es-AR"/>
        </w:rPr>
        <w:drawing>
          <wp:inline distT="0" distB="0" distL="0" distR="0" wp14:anchorId="5AD529CE" wp14:editId="29286912">
            <wp:extent cx="2130357" cy="4336798"/>
            <wp:effectExtent l="0" t="0" r="381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39329" cy="4355063"/>
                    </a:xfrm>
                    <a:prstGeom prst="rect">
                      <a:avLst/>
                    </a:prstGeom>
                  </pic:spPr>
                </pic:pic>
              </a:graphicData>
            </a:graphic>
          </wp:inline>
        </w:drawing>
      </w:r>
    </w:p>
    <w:p w14:paraId="6515FCEB" w14:textId="31B3BE1F" w:rsidR="007A3129" w:rsidRPr="00EC50E3" w:rsidRDefault="007A3129" w:rsidP="007A3129">
      <w:pPr>
        <w:jc w:val="center"/>
        <w:rPr>
          <w:rFonts w:ascii="Century Gothic" w:eastAsia="Times New Roman" w:hAnsi="Century Gothic" w:cs="Times New Roman"/>
          <w:b/>
          <w:bCs/>
          <w:color w:val="4F81BD" w:themeColor="accent1"/>
          <w:sz w:val="18"/>
          <w:szCs w:val="18"/>
          <w:lang w:val="es-ES"/>
        </w:rPr>
      </w:pPr>
      <w:r>
        <w:rPr>
          <w:rFonts w:ascii="Century Gothic" w:eastAsia="Times New Roman" w:hAnsi="Century Gothic" w:cs="Times New Roman"/>
          <w:b/>
          <w:bCs/>
          <w:color w:val="4F81BD" w:themeColor="accent1"/>
          <w:sz w:val="18"/>
          <w:szCs w:val="18"/>
          <w:lang w:val="es-ES"/>
        </w:rPr>
        <w:t>Figura 1.1</w:t>
      </w:r>
      <w:r w:rsidR="008F7FEE">
        <w:rPr>
          <w:rFonts w:ascii="Century Gothic" w:eastAsia="Times New Roman" w:hAnsi="Century Gothic" w:cs="Times New Roman"/>
          <w:b/>
          <w:bCs/>
          <w:color w:val="4F81BD" w:themeColor="accent1"/>
          <w:sz w:val="18"/>
          <w:szCs w:val="18"/>
          <w:lang w:val="es-ES"/>
        </w:rPr>
        <w:t>2</w:t>
      </w:r>
      <w:r>
        <w:rPr>
          <w:rFonts w:ascii="Century Gothic" w:eastAsia="Times New Roman" w:hAnsi="Century Gothic" w:cs="Times New Roman"/>
          <w:b/>
          <w:bCs/>
          <w:color w:val="4F81BD" w:themeColor="accent1"/>
          <w:sz w:val="18"/>
          <w:szCs w:val="18"/>
          <w:lang w:val="es-ES"/>
        </w:rPr>
        <w:t xml:space="preserve"> Formato asistencias</w:t>
      </w:r>
    </w:p>
    <w:p w14:paraId="322B9836" w14:textId="2119CB95" w:rsidR="008F7FEE" w:rsidRPr="00655434" w:rsidRDefault="008F7FEE" w:rsidP="007B677D">
      <w:pPr>
        <w:ind w:left="360"/>
        <w:jc w:val="both"/>
        <w:rPr>
          <w:rFonts w:ascii="Century Gothic" w:hAnsi="Century Gothic"/>
        </w:rPr>
      </w:pPr>
      <w:r>
        <w:rPr>
          <w:rFonts w:ascii="Century Gothic" w:hAnsi="Century Gothic"/>
        </w:rPr>
        <w:t xml:space="preserve">Una vez registrada la información de la Entrada/Salida, carga de la imagen del formato de asistencias se puede </w:t>
      </w:r>
      <w:r w:rsidRPr="00655434">
        <w:rPr>
          <w:rFonts w:ascii="Century Gothic" w:hAnsi="Century Gothic"/>
          <w:b/>
        </w:rPr>
        <w:t>cerrar sesión</w:t>
      </w:r>
      <w:r>
        <w:rPr>
          <w:rFonts w:ascii="Century Gothic" w:hAnsi="Century Gothic"/>
        </w:rPr>
        <w:t>.</w:t>
      </w:r>
    </w:p>
    <w:p w14:paraId="5361E993" w14:textId="5492DACE" w:rsidR="00895672" w:rsidRPr="00895672" w:rsidRDefault="00895672" w:rsidP="00755C72">
      <w:pPr>
        <w:pStyle w:val="Prrafodelista"/>
        <w:numPr>
          <w:ilvl w:val="0"/>
          <w:numId w:val="30"/>
        </w:numPr>
        <w:jc w:val="both"/>
        <w:rPr>
          <w:rFonts w:ascii="Century Gothic" w:hAnsi="Century Gothic"/>
        </w:rPr>
      </w:pPr>
      <w:r w:rsidRPr="00895672">
        <w:rPr>
          <w:rFonts w:ascii="Century Gothic" w:hAnsi="Century Gothic"/>
          <w:b/>
        </w:rPr>
        <w:t>Validación de acciones</w:t>
      </w:r>
      <w:r w:rsidR="009F14D5">
        <w:rPr>
          <w:rFonts w:ascii="Century Gothic" w:hAnsi="Century Gothic"/>
          <w:b/>
        </w:rPr>
        <w:t xml:space="preserve"> Mi Perfil</w:t>
      </w:r>
      <w:r w:rsidRPr="00895672">
        <w:rPr>
          <w:rFonts w:ascii="Century Gothic" w:hAnsi="Century Gothic"/>
        </w:rPr>
        <w:t>:</w:t>
      </w:r>
      <w:r w:rsidR="009F61D3">
        <w:rPr>
          <w:rFonts w:ascii="Century Gothic" w:hAnsi="Century Gothic"/>
        </w:rPr>
        <w:softHyphen/>
      </w:r>
    </w:p>
    <w:p w14:paraId="41044F50" w14:textId="727B2AA5" w:rsidR="006B40DB" w:rsidRPr="002970DE" w:rsidRDefault="00895672" w:rsidP="00895672">
      <w:pPr>
        <w:pStyle w:val="Prrafodelista"/>
        <w:numPr>
          <w:ilvl w:val="1"/>
          <w:numId w:val="30"/>
        </w:numPr>
        <w:jc w:val="both"/>
        <w:rPr>
          <w:rFonts w:ascii="Century Gothic" w:hAnsi="Century Gothic"/>
          <w:vertAlign w:val="superscript"/>
        </w:rPr>
      </w:pPr>
      <w:r w:rsidRPr="00895672">
        <w:rPr>
          <w:rFonts w:ascii="Century Gothic" w:hAnsi="Century Gothic"/>
        </w:rPr>
        <w:t xml:space="preserve">Si </w:t>
      </w:r>
      <w:r w:rsidR="00CD3BFE">
        <w:rPr>
          <w:rFonts w:ascii="Century Gothic" w:hAnsi="Century Gothic"/>
        </w:rPr>
        <w:t xml:space="preserve">el operador </w:t>
      </w:r>
      <w:r w:rsidRPr="00895672">
        <w:rPr>
          <w:rFonts w:ascii="Century Gothic" w:hAnsi="Century Gothic"/>
        </w:rPr>
        <w:t xml:space="preserve">hace </w:t>
      </w:r>
      <w:r w:rsidR="008F7FEE">
        <w:rPr>
          <w:rFonts w:ascii="Century Gothic" w:hAnsi="Century Gothic"/>
        </w:rPr>
        <w:t>el registro de Entrada</w:t>
      </w:r>
      <w:r w:rsidRPr="00895672">
        <w:rPr>
          <w:rFonts w:ascii="Century Gothic" w:hAnsi="Century Gothic"/>
        </w:rPr>
        <w:t>/</w:t>
      </w:r>
      <w:r w:rsidR="008F7FEE">
        <w:rPr>
          <w:rFonts w:ascii="Century Gothic" w:hAnsi="Century Gothic"/>
        </w:rPr>
        <w:t>Salida</w:t>
      </w:r>
      <w:r w:rsidRPr="00895672">
        <w:rPr>
          <w:rFonts w:ascii="Century Gothic" w:hAnsi="Century Gothic"/>
        </w:rPr>
        <w:t xml:space="preserve"> fuera de la geocerca, deberá alertar </w:t>
      </w:r>
      <w:r w:rsidR="008F7FEE">
        <w:rPr>
          <w:rFonts w:ascii="Century Gothic" w:hAnsi="Century Gothic"/>
        </w:rPr>
        <w:t xml:space="preserve">un mensaje dentro de la aplicación </w:t>
      </w:r>
      <w:r w:rsidRPr="00895672">
        <w:rPr>
          <w:rFonts w:ascii="Century Gothic" w:hAnsi="Century Gothic"/>
        </w:rPr>
        <w:t xml:space="preserve">que se encuentra fuera de la misma con el mensaje </w:t>
      </w:r>
      <w:r w:rsidRPr="00655434">
        <w:rPr>
          <w:rFonts w:ascii="Century Gothic" w:hAnsi="Century Gothic"/>
          <w:u w:val="single"/>
        </w:rPr>
        <w:t xml:space="preserve">“No puede realizar </w:t>
      </w:r>
      <w:r w:rsidR="008F7FEE">
        <w:rPr>
          <w:rFonts w:ascii="Century Gothic" w:hAnsi="Century Gothic"/>
          <w:u w:val="single"/>
        </w:rPr>
        <w:lastRenderedPageBreak/>
        <w:t xml:space="preserve">el registro de </w:t>
      </w:r>
      <w:r w:rsidRPr="00655434">
        <w:rPr>
          <w:rFonts w:ascii="Century Gothic" w:hAnsi="Century Gothic"/>
          <w:u w:val="single"/>
        </w:rPr>
        <w:t>"</w:t>
      </w:r>
      <w:r w:rsidR="008F7FEE">
        <w:rPr>
          <w:rFonts w:ascii="Century Gothic" w:hAnsi="Century Gothic"/>
          <w:u w:val="single"/>
        </w:rPr>
        <w:t>Entrada/Salida</w:t>
      </w:r>
      <w:r w:rsidRPr="00655434">
        <w:rPr>
          <w:rFonts w:ascii="Century Gothic" w:hAnsi="Century Gothic"/>
          <w:u w:val="single"/>
        </w:rPr>
        <w:t xml:space="preserve"> fuera de la geocerca definida.”</w:t>
      </w:r>
      <w:r w:rsidRPr="00895672">
        <w:rPr>
          <w:rFonts w:ascii="Century Gothic" w:hAnsi="Century Gothic"/>
        </w:rPr>
        <w:t>, en</w:t>
      </w:r>
      <w:r w:rsidR="00CD3BFE">
        <w:rPr>
          <w:rFonts w:ascii="Century Gothic" w:hAnsi="Century Gothic"/>
        </w:rPr>
        <w:t xml:space="preserve"> donde se contendrán dos acciones en la misma alerta</w:t>
      </w:r>
      <w:r w:rsidR="006B40DB">
        <w:rPr>
          <w:rFonts w:ascii="Century Gothic" w:hAnsi="Century Gothic"/>
        </w:rPr>
        <w:t>:</w:t>
      </w:r>
    </w:p>
    <w:p w14:paraId="60D4DB65" w14:textId="345B0352" w:rsidR="006B40DB" w:rsidRPr="00655434" w:rsidRDefault="006B40DB" w:rsidP="002970DE">
      <w:pPr>
        <w:pStyle w:val="Prrafodelista"/>
        <w:numPr>
          <w:ilvl w:val="2"/>
          <w:numId w:val="30"/>
        </w:numPr>
        <w:jc w:val="both"/>
        <w:rPr>
          <w:ins w:id="54" w:author="Fierro Castelan, Asbeidy Sara" w:date="2017-09-26T12:28:00Z"/>
          <w:rFonts w:ascii="Century Gothic" w:hAnsi="Century Gothic"/>
          <w:vertAlign w:val="superscript"/>
        </w:rPr>
      </w:pPr>
      <w:r>
        <w:rPr>
          <w:rFonts w:ascii="Century Gothic" w:hAnsi="Century Gothic"/>
          <w:b/>
        </w:rPr>
        <w:t>C</w:t>
      </w:r>
      <w:r w:rsidR="00895672" w:rsidRPr="000162AD">
        <w:rPr>
          <w:rFonts w:ascii="Century Gothic" w:hAnsi="Century Gothic"/>
          <w:b/>
        </w:rPr>
        <w:t>ancelar</w:t>
      </w:r>
      <w:r w:rsidR="00895672" w:rsidRPr="00895672">
        <w:rPr>
          <w:rFonts w:ascii="Century Gothic" w:hAnsi="Century Gothic"/>
        </w:rPr>
        <w:t xml:space="preserve"> que solo regrese </w:t>
      </w:r>
      <w:r>
        <w:rPr>
          <w:rFonts w:ascii="Century Gothic" w:hAnsi="Century Gothic"/>
        </w:rPr>
        <w:t>a la pantalla del registro de Entrada/Salida del operador</w:t>
      </w:r>
      <w:ins w:id="55" w:author="Fierro Castelan, Asbeidy Sara" w:date="2017-09-26T12:29:00Z">
        <w:r>
          <w:rPr>
            <w:rFonts w:ascii="Century Gothic" w:hAnsi="Century Gothic"/>
          </w:rPr>
          <w:t>.</w:t>
        </w:r>
      </w:ins>
      <w:r w:rsidR="00895672" w:rsidRPr="00895672">
        <w:rPr>
          <w:rFonts w:ascii="Century Gothic" w:hAnsi="Century Gothic"/>
        </w:rPr>
        <w:t xml:space="preserve"> </w:t>
      </w:r>
    </w:p>
    <w:p w14:paraId="45DAB31F" w14:textId="43F070E9" w:rsidR="00A10741" w:rsidRPr="000162AD" w:rsidRDefault="006B40DB" w:rsidP="002970DE">
      <w:pPr>
        <w:pStyle w:val="Prrafodelista"/>
        <w:numPr>
          <w:ilvl w:val="2"/>
          <w:numId w:val="30"/>
        </w:numPr>
        <w:jc w:val="both"/>
        <w:rPr>
          <w:rFonts w:ascii="Century Gothic" w:hAnsi="Century Gothic"/>
          <w:vertAlign w:val="superscript"/>
        </w:rPr>
      </w:pPr>
      <w:r>
        <w:rPr>
          <w:rFonts w:ascii="Century Gothic" w:hAnsi="Century Gothic"/>
          <w:b/>
        </w:rPr>
        <w:t>R</w:t>
      </w:r>
      <w:r w:rsidR="00895672" w:rsidRPr="000162AD">
        <w:rPr>
          <w:rFonts w:ascii="Century Gothic" w:hAnsi="Century Gothic"/>
          <w:b/>
        </w:rPr>
        <w:t>eintentar</w:t>
      </w:r>
      <w:r w:rsidR="00781322">
        <w:rPr>
          <w:rFonts w:ascii="Century Gothic" w:hAnsi="Century Gothic"/>
        </w:rPr>
        <w:t xml:space="preserve"> que</w:t>
      </w:r>
      <w:r w:rsidR="00895672" w:rsidRPr="00895672">
        <w:rPr>
          <w:rFonts w:ascii="Century Gothic" w:hAnsi="Century Gothic"/>
        </w:rPr>
        <w:t xml:space="preserve"> dejará hacer la captura de la ubicación dentro del mapa</w:t>
      </w:r>
      <w:r w:rsidR="00781322">
        <w:rPr>
          <w:rFonts w:ascii="Century Gothic" w:hAnsi="Century Gothic"/>
        </w:rPr>
        <w:t xml:space="preserve"> de nuevo</w:t>
      </w:r>
      <w:r w:rsidR="00895672" w:rsidRPr="00895672">
        <w:rPr>
          <w:rFonts w:ascii="Century Gothic" w:hAnsi="Century Gothic"/>
        </w:rPr>
        <w:t>.</w:t>
      </w:r>
    </w:p>
    <w:p w14:paraId="46EA72B1" w14:textId="6F3CF608" w:rsidR="00254F99" w:rsidRDefault="009D6739" w:rsidP="00254F99">
      <w:pPr>
        <w:ind w:left="1080"/>
        <w:jc w:val="center"/>
        <w:rPr>
          <w:rFonts w:ascii="Century Gothic" w:hAnsi="Century Gothic"/>
          <w:vertAlign w:val="superscript"/>
        </w:rPr>
      </w:pPr>
      <w:ins w:id="56" w:author="Fierro Castelan, Asbeidy Sara" w:date="2017-09-26T12:31:00Z">
        <w:r>
          <w:rPr>
            <w:noProof/>
            <w:lang w:val="es-AR" w:eastAsia="es-AR"/>
          </w:rPr>
          <w:drawing>
            <wp:inline distT="0" distB="0" distL="0" distR="0" wp14:anchorId="72EB1063" wp14:editId="73B7DA41">
              <wp:extent cx="1845375" cy="3626872"/>
              <wp:effectExtent l="0" t="0" r="254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57820" cy="3651331"/>
                      </a:xfrm>
                      <a:prstGeom prst="rect">
                        <a:avLst/>
                      </a:prstGeom>
                    </pic:spPr>
                  </pic:pic>
                </a:graphicData>
              </a:graphic>
            </wp:inline>
          </w:drawing>
        </w:r>
        <w:r>
          <w:rPr>
            <w:noProof/>
            <w:lang w:eastAsia="es-MX"/>
          </w:rPr>
          <w:t xml:space="preserve"> </w:t>
        </w:r>
      </w:ins>
      <w:del w:id="57" w:author="Fierro Castelan, Asbeidy Sara" w:date="2017-09-26T12:31:00Z">
        <w:r w:rsidR="000162AD" w:rsidDel="009D6739">
          <w:rPr>
            <w:noProof/>
            <w:lang w:val="es-AR" w:eastAsia="es-AR"/>
          </w:rPr>
          <w:drawing>
            <wp:inline distT="0" distB="0" distL="0" distR="0" wp14:anchorId="70F969A6" wp14:editId="10B78C04">
              <wp:extent cx="1887166" cy="367057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97057" cy="3689808"/>
                      </a:xfrm>
                      <a:prstGeom prst="rect">
                        <a:avLst/>
                      </a:prstGeom>
                    </pic:spPr>
                  </pic:pic>
                </a:graphicData>
              </a:graphic>
            </wp:inline>
          </w:drawing>
        </w:r>
      </w:del>
    </w:p>
    <w:p w14:paraId="4AAED050" w14:textId="2C1B817C" w:rsidR="00214F04" w:rsidRPr="00254F99" w:rsidRDefault="00085A8B" w:rsidP="00254F99">
      <w:pPr>
        <w:ind w:left="1080"/>
        <w:jc w:val="center"/>
        <w:rPr>
          <w:rFonts w:ascii="Century Gothic" w:hAnsi="Century Gothic"/>
          <w:vertAlign w:val="superscript"/>
        </w:rPr>
      </w:pPr>
      <w:r>
        <w:rPr>
          <w:rFonts w:ascii="Century Gothic" w:eastAsia="Times New Roman" w:hAnsi="Century Gothic" w:cs="Times New Roman"/>
          <w:b/>
          <w:bCs/>
          <w:color w:val="4F81BD" w:themeColor="accent1"/>
          <w:sz w:val="18"/>
          <w:szCs w:val="18"/>
          <w:lang w:val="es-ES"/>
        </w:rPr>
        <w:t>Figura 1.1</w:t>
      </w:r>
      <w:r w:rsidR="006B40DB">
        <w:rPr>
          <w:rFonts w:ascii="Century Gothic" w:eastAsia="Times New Roman" w:hAnsi="Century Gothic" w:cs="Times New Roman"/>
          <w:b/>
          <w:bCs/>
          <w:color w:val="4F81BD" w:themeColor="accent1"/>
          <w:sz w:val="18"/>
          <w:szCs w:val="18"/>
          <w:lang w:val="es-ES"/>
        </w:rPr>
        <w:t>3</w:t>
      </w:r>
      <w:r w:rsidR="00214F04">
        <w:rPr>
          <w:rFonts w:ascii="Century Gothic" w:eastAsia="Times New Roman" w:hAnsi="Century Gothic" w:cs="Times New Roman"/>
          <w:b/>
          <w:bCs/>
          <w:color w:val="4F81BD" w:themeColor="accent1"/>
          <w:sz w:val="18"/>
          <w:szCs w:val="18"/>
          <w:lang w:val="es-ES"/>
        </w:rPr>
        <w:t xml:space="preserve"> </w:t>
      </w:r>
      <w:r w:rsidR="009D6739">
        <w:rPr>
          <w:rFonts w:ascii="Century Gothic" w:eastAsia="Times New Roman" w:hAnsi="Century Gothic" w:cs="Times New Roman"/>
          <w:b/>
          <w:bCs/>
          <w:color w:val="4F81BD" w:themeColor="accent1"/>
          <w:sz w:val="18"/>
          <w:szCs w:val="18"/>
          <w:lang w:val="es-ES"/>
        </w:rPr>
        <w:t>Pantalla de a</w:t>
      </w:r>
      <w:r>
        <w:rPr>
          <w:rFonts w:ascii="Century Gothic" w:eastAsia="Times New Roman" w:hAnsi="Century Gothic" w:cs="Times New Roman"/>
          <w:b/>
          <w:bCs/>
          <w:color w:val="4F81BD" w:themeColor="accent1"/>
          <w:sz w:val="18"/>
          <w:szCs w:val="18"/>
          <w:lang w:val="es-ES"/>
        </w:rPr>
        <w:t>lerta de validación fuera de geocerca</w:t>
      </w:r>
    </w:p>
    <w:p w14:paraId="01824DAA" w14:textId="77777777" w:rsidR="00265C02" w:rsidRPr="00655434" w:rsidRDefault="005D6404" w:rsidP="005D6404">
      <w:pPr>
        <w:pStyle w:val="Prrafodelista"/>
        <w:numPr>
          <w:ilvl w:val="1"/>
          <w:numId w:val="30"/>
        </w:numPr>
        <w:jc w:val="both"/>
        <w:rPr>
          <w:rFonts w:ascii="Century Gothic" w:hAnsi="Century Gothic"/>
          <w:vertAlign w:val="superscript"/>
        </w:rPr>
      </w:pPr>
      <w:r>
        <w:rPr>
          <w:rFonts w:ascii="Century Gothic" w:hAnsi="Century Gothic"/>
        </w:rPr>
        <w:t xml:space="preserve">Al presionar el botón de </w:t>
      </w:r>
      <w:r w:rsidRPr="00F37272">
        <w:rPr>
          <w:rFonts w:ascii="Century Gothic" w:hAnsi="Century Gothic"/>
          <w:b/>
        </w:rPr>
        <w:t>cerrar sesión</w:t>
      </w:r>
      <w:r>
        <w:rPr>
          <w:rFonts w:ascii="Century Gothic" w:hAnsi="Century Gothic"/>
        </w:rPr>
        <w:t xml:space="preserve"> y no tener cargado el formato de asistencias debe alertar con el siguiente mensaje: “</w:t>
      </w:r>
      <w:r w:rsidRPr="005D6404">
        <w:rPr>
          <w:rFonts w:ascii="Century Gothic" w:hAnsi="Century Gothic"/>
        </w:rPr>
        <w:t>No se ha cargado formato de asistencias</w:t>
      </w:r>
      <w:r w:rsidR="00F37272">
        <w:rPr>
          <w:rFonts w:ascii="Century Gothic" w:hAnsi="Century Gothic"/>
        </w:rPr>
        <w:t>”, seguido de dos acciones</w:t>
      </w:r>
      <w:r w:rsidR="00A55A30">
        <w:rPr>
          <w:rFonts w:ascii="Century Gothic" w:hAnsi="Century Gothic"/>
        </w:rPr>
        <w:t xml:space="preserve"> en la misma alerta</w:t>
      </w:r>
      <w:r w:rsidR="00265C02">
        <w:rPr>
          <w:rFonts w:ascii="Century Gothic" w:hAnsi="Century Gothic"/>
        </w:rPr>
        <w:t>:</w:t>
      </w:r>
    </w:p>
    <w:p w14:paraId="7450E6F5" w14:textId="18739D02" w:rsidR="00265C02" w:rsidRPr="00655434" w:rsidRDefault="00265C02" w:rsidP="002970DE">
      <w:pPr>
        <w:pStyle w:val="Prrafodelista"/>
        <w:numPr>
          <w:ilvl w:val="2"/>
          <w:numId w:val="30"/>
        </w:numPr>
        <w:jc w:val="both"/>
        <w:rPr>
          <w:rFonts w:ascii="Century Gothic" w:hAnsi="Century Gothic"/>
          <w:vertAlign w:val="superscript"/>
        </w:rPr>
      </w:pPr>
      <w:r>
        <w:rPr>
          <w:rFonts w:ascii="Century Gothic" w:hAnsi="Century Gothic"/>
          <w:b/>
        </w:rPr>
        <w:t>C</w:t>
      </w:r>
      <w:r w:rsidR="005D6404" w:rsidRPr="00F37272">
        <w:rPr>
          <w:rFonts w:ascii="Century Gothic" w:hAnsi="Century Gothic"/>
          <w:b/>
        </w:rPr>
        <w:t>ancelar</w:t>
      </w:r>
      <w:r w:rsidR="005D6404">
        <w:rPr>
          <w:rFonts w:ascii="Century Gothic" w:hAnsi="Century Gothic"/>
        </w:rPr>
        <w:t xml:space="preserve"> que regresará a</w:t>
      </w:r>
      <w:r>
        <w:rPr>
          <w:rFonts w:ascii="Century Gothic" w:hAnsi="Century Gothic"/>
        </w:rPr>
        <w:t xml:space="preserve"> la pantalla del registro de Mi Perfil únicamente.</w:t>
      </w:r>
    </w:p>
    <w:p w14:paraId="49FE8EA8" w14:textId="69B7CE02" w:rsidR="005D6404" w:rsidRPr="00F37272" w:rsidRDefault="00265C02" w:rsidP="002970DE">
      <w:pPr>
        <w:pStyle w:val="Prrafodelista"/>
        <w:numPr>
          <w:ilvl w:val="2"/>
          <w:numId w:val="30"/>
        </w:numPr>
        <w:jc w:val="both"/>
        <w:rPr>
          <w:rFonts w:ascii="Century Gothic" w:hAnsi="Century Gothic"/>
          <w:vertAlign w:val="superscript"/>
        </w:rPr>
      </w:pPr>
      <w:r>
        <w:rPr>
          <w:rFonts w:ascii="Century Gothic" w:hAnsi="Century Gothic"/>
          <w:b/>
        </w:rPr>
        <w:t>Car</w:t>
      </w:r>
      <w:r w:rsidR="005D6404" w:rsidRPr="00F37272">
        <w:rPr>
          <w:rFonts w:ascii="Century Gothic" w:hAnsi="Century Gothic"/>
          <w:b/>
        </w:rPr>
        <w:t>gar</w:t>
      </w:r>
      <w:r w:rsidR="005D6404">
        <w:rPr>
          <w:rFonts w:ascii="Century Gothic" w:hAnsi="Century Gothic"/>
        </w:rPr>
        <w:t xml:space="preserve"> que desplegará la cámara del celular </w:t>
      </w:r>
      <w:r w:rsidR="009242D9">
        <w:rPr>
          <w:rFonts w:ascii="Century Gothic" w:hAnsi="Century Gothic"/>
        </w:rPr>
        <w:t>para capturar</w:t>
      </w:r>
      <w:r w:rsidR="005D6404">
        <w:rPr>
          <w:rFonts w:ascii="Century Gothic" w:hAnsi="Century Gothic"/>
        </w:rPr>
        <w:t xml:space="preserve"> la foto</w:t>
      </w:r>
      <w:r>
        <w:rPr>
          <w:rFonts w:ascii="Century Gothic" w:hAnsi="Century Gothic"/>
        </w:rPr>
        <w:t xml:space="preserve"> del formulario de asistencias</w:t>
      </w:r>
      <w:r w:rsidR="00A55A30">
        <w:rPr>
          <w:rFonts w:ascii="Century Gothic" w:hAnsi="Century Gothic"/>
        </w:rPr>
        <w:t>.</w:t>
      </w:r>
    </w:p>
    <w:p w14:paraId="621C8AD8" w14:textId="3F1EA121" w:rsidR="00F37272" w:rsidRDefault="00F37272" w:rsidP="00F37272">
      <w:pPr>
        <w:ind w:left="1080"/>
        <w:jc w:val="center"/>
        <w:rPr>
          <w:rFonts w:ascii="Century Gothic" w:hAnsi="Century Gothic"/>
          <w:vertAlign w:val="superscript"/>
        </w:rPr>
      </w:pPr>
      <w:r>
        <w:rPr>
          <w:noProof/>
          <w:lang w:val="es-AR" w:eastAsia="es-AR"/>
        </w:rPr>
        <w:lastRenderedPageBreak/>
        <w:drawing>
          <wp:inline distT="0" distB="0" distL="0" distR="0" wp14:anchorId="1518496E" wp14:editId="311D646D">
            <wp:extent cx="2140085" cy="4205861"/>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47704" cy="4220835"/>
                    </a:xfrm>
                    <a:prstGeom prst="rect">
                      <a:avLst/>
                    </a:prstGeom>
                  </pic:spPr>
                </pic:pic>
              </a:graphicData>
            </a:graphic>
          </wp:inline>
        </w:drawing>
      </w:r>
    </w:p>
    <w:p w14:paraId="1AF70F5D" w14:textId="09DAE731" w:rsidR="00A55A30" w:rsidRPr="00F83CA6" w:rsidRDefault="00254F99" w:rsidP="00254F99">
      <w:pPr>
        <w:ind w:left="1080"/>
        <w:jc w:val="center"/>
        <w:rPr>
          <w:rFonts w:ascii="Century Gothic" w:hAnsi="Century Gothic"/>
        </w:rPr>
      </w:pPr>
      <w:r>
        <w:rPr>
          <w:rFonts w:ascii="Century Gothic" w:eastAsia="Times New Roman" w:hAnsi="Century Gothic" w:cs="Times New Roman"/>
          <w:b/>
          <w:bCs/>
          <w:color w:val="4F81BD" w:themeColor="accent1"/>
          <w:sz w:val="18"/>
          <w:szCs w:val="18"/>
          <w:lang w:val="es-ES"/>
        </w:rPr>
        <w:t>Figura 1.1</w:t>
      </w:r>
      <w:r w:rsidR="00263EE5">
        <w:rPr>
          <w:rFonts w:ascii="Century Gothic" w:eastAsia="Times New Roman" w:hAnsi="Century Gothic" w:cs="Times New Roman"/>
          <w:b/>
          <w:bCs/>
          <w:color w:val="4F81BD" w:themeColor="accent1"/>
          <w:sz w:val="18"/>
          <w:szCs w:val="18"/>
          <w:lang w:val="es-ES"/>
        </w:rPr>
        <w:t>4</w:t>
      </w:r>
      <w:r>
        <w:rPr>
          <w:rFonts w:ascii="Century Gothic" w:eastAsia="Times New Roman" w:hAnsi="Century Gothic" w:cs="Times New Roman"/>
          <w:b/>
          <w:bCs/>
          <w:color w:val="4F81BD" w:themeColor="accent1"/>
          <w:sz w:val="18"/>
          <w:szCs w:val="18"/>
          <w:lang w:val="es-ES"/>
        </w:rPr>
        <w:t xml:space="preserve"> </w:t>
      </w:r>
      <w:r w:rsidR="00263EE5">
        <w:rPr>
          <w:rFonts w:ascii="Century Gothic" w:eastAsia="Times New Roman" w:hAnsi="Century Gothic" w:cs="Times New Roman"/>
          <w:b/>
          <w:bCs/>
          <w:color w:val="4F81BD" w:themeColor="accent1"/>
          <w:sz w:val="18"/>
          <w:szCs w:val="18"/>
          <w:lang w:val="es-ES"/>
        </w:rPr>
        <w:t>Pantalla de a</w:t>
      </w:r>
      <w:r>
        <w:rPr>
          <w:rFonts w:ascii="Century Gothic" w:eastAsia="Times New Roman" w:hAnsi="Century Gothic" w:cs="Times New Roman"/>
          <w:b/>
          <w:bCs/>
          <w:color w:val="4F81BD" w:themeColor="accent1"/>
          <w:sz w:val="18"/>
          <w:szCs w:val="18"/>
          <w:lang w:val="es-ES"/>
        </w:rPr>
        <w:t>lerta de validación formato de asistencia</w:t>
      </w:r>
    </w:p>
    <w:p w14:paraId="7214BC65" w14:textId="389979D3" w:rsidR="00A97D5A" w:rsidRPr="008825C8" w:rsidRDefault="00085AE0" w:rsidP="00A97D5A">
      <w:pPr>
        <w:pStyle w:val="Prrafodelista"/>
        <w:numPr>
          <w:ilvl w:val="0"/>
          <w:numId w:val="29"/>
        </w:numPr>
        <w:jc w:val="both"/>
        <w:rPr>
          <w:rFonts w:ascii="Century Gothic" w:hAnsi="Century Gothic"/>
          <w:b/>
        </w:rPr>
      </w:pPr>
      <w:r w:rsidRPr="008825C8">
        <w:rPr>
          <w:rFonts w:ascii="Century Gothic" w:hAnsi="Century Gothic"/>
          <w:b/>
        </w:rPr>
        <w:t xml:space="preserve">Sección </w:t>
      </w:r>
      <w:r w:rsidR="00B375B6">
        <w:rPr>
          <w:rFonts w:ascii="Century Gothic" w:hAnsi="Century Gothic"/>
          <w:b/>
        </w:rPr>
        <w:t>Manual de operación de PTAR.</w:t>
      </w:r>
    </w:p>
    <w:p w14:paraId="5DF7DEE9" w14:textId="53C92BB3" w:rsidR="000C60A9" w:rsidRDefault="000C60A9" w:rsidP="000C60A9">
      <w:pPr>
        <w:ind w:left="360"/>
        <w:jc w:val="both"/>
        <w:rPr>
          <w:rFonts w:ascii="Century Gothic" w:hAnsi="Century Gothic"/>
        </w:rPr>
      </w:pPr>
      <w:r>
        <w:rPr>
          <w:rFonts w:ascii="Century Gothic" w:hAnsi="Century Gothic"/>
        </w:rPr>
        <w:t>Esta sección se encarga de alojar un documento PDF que contiene un manual para el uso y funcionamiento de</w:t>
      </w:r>
      <w:r w:rsidR="00FA680C">
        <w:rPr>
          <w:rFonts w:ascii="Century Gothic" w:hAnsi="Century Gothic"/>
        </w:rPr>
        <w:t xml:space="preserve"> una PTAR, este documento aun es</w:t>
      </w:r>
      <w:r>
        <w:rPr>
          <w:rFonts w:ascii="Century Gothic" w:hAnsi="Century Gothic"/>
        </w:rPr>
        <w:t xml:space="preserve">ta por crearse </w:t>
      </w:r>
      <w:r w:rsidR="00054B37">
        <w:rPr>
          <w:rFonts w:ascii="Century Gothic" w:hAnsi="Century Gothic"/>
        </w:rPr>
        <w:t xml:space="preserve">por SYTESA </w:t>
      </w:r>
      <w:r>
        <w:rPr>
          <w:rFonts w:ascii="Century Gothic" w:hAnsi="Century Gothic"/>
        </w:rPr>
        <w:t>para su alojamiento.</w:t>
      </w:r>
    </w:p>
    <w:p w14:paraId="6ADB8FC0" w14:textId="4CC4B7BC" w:rsidR="009F61D3" w:rsidRPr="009F61D3" w:rsidRDefault="00D540D3" w:rsidP="002436D3">
      <w:pPr>
        <w:ind w:left="360"/>
        <w:jc w:val="both"/>
        <w:rPr>
          <w:rFonts w:ascii="Century Gothic" w:hAnsi="Century Gothic"/>
        </w:rPr>
      </w:pPr>
      <w:r>
        <w:rPr>
          <w:rFonts w:ascii="Century Gothic" w:hAnsi="Century Gothic"/>
        </w:rPr>
        <w:t>Para</w:t>
      </w:r>
      <w:r w:rsidR="000C60A9">
        <w:rPr>
          <w:rFonts w:ascii="Century Gothic" w:hAnsi="Century Gothic"/>
        </w:rPr>
        <w:t xml:space="preserve"> </w:t>
      </w:r>
      <w:r>
        <w:rPr>
          <w:rFonts w:ascii="Century Gothic" w:hAnsi="Century Gothic"/>
        </w:rPr>
        <w:t>el acceso a dicho archivo, únicamente se tendrá una pantalla donde contenga un botón que diga “</w:t>
      </w:r>
      <w:r w:rsidRPr="00FA680C">
        <w:rPr>
          <w:rFonts w:ascii="Century Gothic" w:hAnsi="Century Gothic"/>
          <w:b/>
        </w:rPr>
        <w:t>Descarga manual</w:t>
      </w:r>
      <w:r>
        <w:rPr>
          <w:rFonts w:ascii="Century Gothic" w:hAnsi="Century Gothic"/>
        </w:rPr>
        <w:t>” para almacenar el archivo en el dis</w:t>
      </w:r>
      <w:r w:rsidR="00FD406D">
        <w:rPr>
          <w:rFonts w:ascii="Century Gothic" w:hAnsi="Century Gothic"/>
        </w:rPr>
        <w:t>positivo y pueda visuali</w:t>
      </w:r>
      <w:r w:rsidR="00FA680C">
        <w:rPr>
          <w:rFonts w:ascii="Century Gothic" w:hAnsi="Century Gothic"/>
        </w:rPr>
        <w:t xml:space="preserve">zarse por el operador; </w:t>
      </w:r>
      <w:r w:rsidR="00FD406D">
        <w:rPr>
          <w:rFonts w:ascii="Century Gothic" w:hAnsi="Century Gothic"/>
        </w:rPr>
        <w:t xml:space="preserve">en la misma pantalla contendrá un botón que diga </w:t>
      </w:r>
      <w:r w:rsidR="00264E36">
        <w:rPr>
          <w:rFonts w:ascii="Century Gothic" w:hAnsi="Century Gothic"/>
          <w:b/>
        </w:rPr>
        <w:t>C</w:t>
      </w:r>
      <w:r w:rsidR="00FD406D" w:rsidRPr="0061237F">
        <w:rPr>
          <w:rFonts w:ascii="Century Gothic" w:hAnsi="Century Gothic"/>
          <w:b/>
        </w:rPr>
        <w:t>errar</w:t>
      </w:r>
      <w:r w:rsidR="00FD406D">
        <w:rPr>
          <w:rFonts w:ascii="Century Gothic" w:hAnsi="Century Gothic"/>
        </w:rPr>
        <w:t xml:space="preserve"> en caso de no querer realizar ninguna actividad en la pantalla</w:t>
      </w:r>
      <w:r w:rsidR="00264E36">
        <w:rPr>
          <w:rFonts w:ascii="Century Gothic" w:hAnsi="Century Gothic"/>
        </w:rPr>
        <w:t>, que al ser presionado</w:t>
      </w:r>
      <w:r w:rsidR="00264E36" w:rsidDel="00264E36">
        <w:rPr>
          <w:rFonts w:ascii="Century Gothic" w:hAnsi="Century Gothic"/>
        </w:rPr>
        <w:t xml:space="preserve"> </w:t>
      </w:r>
      <w:r w:rsidR="00264E36">
        <w:rPr>
          <w:rFonts w:ascii="Century Gothic" w:hAnsi="Century Gothic"/>
        </w:rPr>
        <w:t>r</w:t>
      </w:r>
      <w:r w:rsidR="004D1F68">
        <w:rPr>
          <w:rFonts w:ascii="Century Gothic" w:hAnsi="Century Gothic"/>
        </w:rPr>
        <w:t>egrese al menú</w:t>
      </w:r>
      <w:r w:rsidR="009F61D3">
        <w:rPr>
          <w:rFonts w:ascii="Century Gothic" w:hAnsi="Century Gothic"/>
        </w:rPr>
        <w:t xml:space="preserve"> de l</w:t>
      </w:r>
      <w:r w:rsidR="0063777B">
        <w:rPr>
          <w:rFonts w:ascii="Century Gothic" w:hAnsi="Century Gothic"/>
        </w:rPr>
        <w:t xml:space="preserve">as acciones que puede hacer dentro de </w:t>
      </w:r>
      <w:r w:rsidR="0063777B">
        <w:rPr>
          <w:rFonts w:ascii="Century Gothic" w:hAnsi="Century Gothic"/>
          <w:b/>
        </w:rPr>
        <w:t>Mi Perfil</w:t>
      </w:r>
      <w:r w:rsidR="009F61D3">
        <w:rPr>
          <w:rFonts w:ascii="Century Gothic" w:hAnsi="Century Gothic"/>
        </w:rPr>
        <w:t>.</w:t>
      </w:r>
    </w:p>
    <w:p w14:paraId="67D47506" w14:textId="183E9DC0" w:rsidR="00D21135" w:rsidRPr="00057825" w:rsidRDefault="00085AE0" w:rsidP="00A97D5A">
      <w:pPr>
        <w:pStyle w:val="Prrafodelista"/>
        <w:numPr>
          <w:ilvl w:val="0"/>
          <w:numId w:val="29"/>
        </w:numPr>
        <w:jc w:val="both"/>
        <w:rPr>
          <w:rFonts w:ascii="Century Gothic" w:hAnsi="Century Gothic"/>
          <w:b/>
        </w:rPr>
      </w:pPr>
      <w:r w:rsidRPr="00057825">
        <w:rPr>
          <w:rFonts w:ascii="Century Gothic" w:hAnsi="Century Gothic"/>
          <w:b/>
        </w:rPr>
        <w:t xml:space="preserve">Sección </w:t>
      </w:r>
      <w:r w:rsidR="00D21135" w:rsidRPr="00057825">
        <w:rPr>
          <w:rFonts w:ascii="Century Gothic" w:hAnsi="Century Gothic"/>
          <w:b/>
        </w:rPr>
        <w:t>Acerca de SYTESA</w:t>
      </w:r>
    </w:p>
    <w:p w14:paraId="6A5D007B" w14:textId="77777777" w:rsidR="00FB5EB0" w:rsidRDefault="00A55A30" w:rsidP="00A55A30">
      <w:pPr>
        <w:ind w:left="360"/>
        <w:jc w:val="both"/>
        <w:rPr>
          <w:rFonts w:ascii="Century Gothic" w:hAnsi="Century Gothic"/>
        </w:rPr>
      </w:pPr>
      <w:r>
        <w:rPr>
          <w:rFonts w:ascii="Century Gothic" w:hAnsi="Century Gothic"/>
        </w:rPr>
        <w:lastRenderedPageBreak/>
        <w:t>En esta sección se contendrá información de la empresa, la pantalla contendrá el siguiente texto que se contiene de la página web de SYTESA (</w:t>
      </w:r>
      <w:hyperlink r:id="rId29" w:history="1">
        <w:r w:rsidR="00FB5EB0" w:rsidRPr="00261E0B">
          <w:rPr>
            <w:rStyle w:val="Hipervnculo"/>
            <w:rFonts w:ascii="Century Gothic" w:hAnsi="Century Gothic"/>
          </w:rPr>
          <w:t>http://www.sytesa.com.mx/quienessomos.html</w:t>
        </w:r>
      </w:hyperlink>
      <w:r>
        <w:rPr>
          <w:rFonts w:ascii="Century Gothic" w:hAnsi="Century Gothic"/>
        </w:rPr>
        <w:t>)</w:t>
      </w:r>
      <w:r w:rsidR="00FB5EB0">
        <w:rPr>
          <w:rFonts w:ascii="Century Gothic" w:hAnsi="Century Gothic"/>
        </w:rPr>
        <w:t>; dentro de la pantalla se contienen dos acciones a ejecutar en caso de requerir del servicio:</w:t>
      </w:r>
    </w:p>
    <w:p w14:paraId="55E36317" w14:textId="6BB4D5BF" w:rsidR="00A55A30" w:rsidRDefault="00FB5EB0" w:rsidP="00FB5EB0">
      <w:pPr>
        <w:pStyle w:val="Prrafodelista"/>
        <w:numPr>
          <w:ilvl w:val="0"/>
          <w:numId w:val="32"/>
        </w:numPr>
        <w:jc w:val="both"/>
        <w:rPr>
          <w:rFonts w:ascii="Century Gothic" w:hAnsi="Century Gothic"/>
        </w:rPr>
      </w:pPr>
      <w:r>
        <w:rPr>
          <w:rFonts w:ascii="Century Gothic" w:hAnsi="Century Gothic"/>
        </w:rPr>
        <w:t xml:space="preserve">Llamar al </w:t>
      </w:r>
      <w:r w:rsidR="005D45F0">
        <w:rPr>
          <w:rFonts w:ascii="Century Gothic" w:hAnsi="Century Gothic"/>
          <w:b/>
        </w:rPr>
        <w:t>Call C</w:t>
      </w:r>
      <w:r w:rsidRPr="00FB5EB0">
        <w:rPr>
          <w:rFonts w:ascii="Century Gothic" w:hAnsi="Century Gothic"/>
          <w:b/>
        </w:rPr>
        <w:t>enter</w:t>
      </w:r>
      <w:r>
        <w:rPr>
          <w:rFonts w:ascii="Century Gothic" w:hAnsi="Century Gothic"/>
        </w:rPr>
        <w:t xml:space="preserve">, en el cual al ser presionado el número te consulte si requieres llamar al número telefónico seleccionado, al dar la opción </w:t>
      </w:r>
      <w:r w:rsidRPr="005B3528">
        <w:rPr>
          <w:rFonts w:ascii="Century Gothic" w:hAnsi="Century Gothic"/>
          <w:b/>
        </w:rPr>
        <w:t>aceptar</w:t>
      </w:r>
      <w:r>
        <w:rPr>
          <w:rFonts w:ascii="Century Gothic" w:hAnsi="Century Gothic"/>
        </w:rPr>
        <w:t xml:space="preserve"> realiza la llamada en ese momento.</w:t>
      </w:r>
    </w:p>
    <w:p w14:paraId="295B89A6" w14:textId="7CF1466F" w:rsidR="00FB5EB0" w:rsidRDefault="00FB5EB0" w:rsidP="00FB5EB0">
      <w:pPr>
        <w:pStyle w:val="Prrafodelista"/>
        <w:numPr>
          <w:ilvl w:val="0"/>
          <w:numId w:val="32"/>
        </w:numPr>
        <w:jc w:val="both"/>
        <w:rPr>
          <w:rFonts w:ascii="Century Gothic" w:hAnsi="Century Gothic"/>
        </w:rPr>
      </w:pPr>
      <w:r>
        <w:rPr>
          <w:rFonts w:ascii="Century Gothic" w:hAnsi="Century Gothic"/>
        </w:rPr>
        <w:t xml:space="preserve">La segunda acción es el </w:t>
      </w:r>
      <w:r w:rsidRPr="00FB5EB0">
        <w:rPr>
          <w:rFonts w:ascii="Century Gothic" w:hAnsi="Century Gothic"/>
          <w:b/>
        </w:rPr>
        <w:t>E-mail</w:t>
      </w:r>
      <w:r>
        <w:rPr>
          <w:rFonts w:ascii="Century Gothic" w:hAnsi="Century Gothic"/>
        </w:rPr>
        <w:t>, en el cual al ser seleccionado, este mismo nos ejecute la acción de poder enviar correo a la dirección que se tiene, red</w:t>
      </w:r>
      <w:r w:rsidR="005B3528">
        <w:rPr>
          <w:rFonts w:ascii="Century Gothic" w:hAnsi="Century Gothic"/>
        </w:rPr>
        <w:t xml:space="preserve">irigiéndonos al mail que se </w:t>
      </w:r>
      <w:r w:rsidR="00D14CB7">
        <w:rPr>
          <w:rFonts w:ascii="Century Gothic" w:hAnsi="Century Gothic"/>
        </w:rPr>
        <w:t>tenga acceso dentro del celular (</w:t>
      </w:r>
      <w:r w:rsidR="005A7A12">
        <w:rPr>
          <w:rFonts w:ascii="Century Gothic" w:hAnsi="Century Gothic"/>
        </w:rPr>
        <w:t>Gmail</w:t>
      </w:r>
      <w:r w:rsidR="00D14CB7">
        <w:rPr>
          <w:rFonts w:ascii="Century Gothic" w:hAnsi="Century Gothic"/>
        </w:rPr>
        <w:t>, O</w:t>
      </w:r>
      <w:r w:rsidR="005A7A12">
        <w:rPr>
          <w:rFonts w:ascii="Century Gothic" w:hAnsi="Century Gothic"/>
        </w:rPr>
        <w:t xml:space="preserve">utlook, </w:t>
      </w:r>
      <w:r w:rsidR="00D14CB7">
        <w:rPr>
          <w:rFonts w:ascii="Century Gothic" w:hAnsi="Century Gothic"/>
        </w:rPr>
        <w:t>H</w:t>
      </w:r>
      <w:r w:rsidR="005A7A12">
        <w:rPr>
          <w:rFonts w:ascii="Century Gothic" w:hAnsi="Century Gothic"/>
        </w:rPr>
        <w:t>otmail</w:t>
      </w:r>
      <w:r w:rsidR="00D14CB7">
        <w:rPr>
          <w:rFonts w:ascii="Century Gothic" w:hAnsi="Century Gothic"/>
        </w:rPr>
        <w:t>, Dominio SYTESA en caso de tenerse)</w:t>
      </w:r>
      <w:r>
        <w:rPr>
          <w:rFonts w:ascii="Century Gothic" w:hAnsi="Century Gothic"/>
        </w:rPr>
        <w:t>.</w:t>
      </w:r>
    </w:p>
    <w:p w14:paraId="1CACE432" w14:textId="79B622AF" w:rsidR="00DC3EBD" w:rsidRDefault="00DC3EBD" w:rsidP="00DC3EBD">
      <w:pPr>
        <w:ind w:left="720"/>
        <w:jc w:val="both"/>
        <w:rPr>
          <w:ins w:id="58" w:author="Fierro Castelan, Asbeidy Sara" w:date="2017-09-26T12:43:00Z"/>
          <w:rFonts w:ascii="Century Gothic" w:hAnsi="Century Gothic"/>
          <w:b/>
        </w:rPr>
      </w:pPr>
      <w:r>
        <w:rPr>
          <w:rFonts w:ascii="Century Gothic" w:hAnsi="Century Gothic"/>
        </w:rPr>
        <w:t xml:space="preserve">Se contendrá el botón </w:t>
      </w:r>
      <w:r w:rsidR="003631D1">
        <w:rPr>
          <w:rFonts w:ascii="Century Gothic" w:hAnsi="Century Gothic"/>
        </w:rPr>
        <w:t xml:space="preserve">Cerrar en el que al presionar regresará al menú de </w:t>
      </w:r>
      <w:r w:rsidR="003631D1">
        <w:rPr>
          <w:rFonts w:ascii="Century Gothic" w:hAnsi="Century Gothic"/>
          <w:b/>
        </w:rPr>
        <w:t>Mi perfil.</w:t>
      </w:r>
    </w:p>
    <w:p w14:paraId="6B630A13" w14:textId="582AAF2E" w:rsidR="00FE46EB" w:rsidRPr="00655434" w:rsidDel="00FE46EB" w:rsidRDefault="00FE46EB" w:rsidP="00DC3EBD">
      <w:pPr>
        <w:ind w:left="720"/>
        <w:jc w:val="both"/>
        <w:rPr>
          <w:del w:id="59" w:author="Fierro Castelan, Asbeidy Sara" w:date="2017-09-26T12:43:00Z"/>
          <w:rFonts w:ascii="Century Gothic" w:hAnsi="Century Gothic"/>
        </w:rPr>
      </w:pPr>
    </w:p>
    <w:p w14:paraId="0F735488" w14:textId="79820CFE" w:rsidR="00907E1D" w:rsidRDefault="00C84190" w:rsidP="009866B8">
      <w:pPr>
        <w:jc w:val="both"/>
      </w:pPr>
      <w:bookmarkStart w:id="60" w:name="_Toc494196067"/>
      <w:r>
        <w:rPr>
          <w:rStyle w:val="Ttulo3Car"/>
          <w:rFonts w:ascii="Century Gothic" w:hAnsi="Century Gothic"/>
        </w:rPr>
        <w:t>Desarrollo 2.</w:t>
      </w:r>
      <w:r w:rsidR="006678F1">
        <w:rPr>
          <w:rStyle w:val="Ttulo3Car"/>
          <w:rFonts w:ascii="Century Gothic" w:hAnsi="Century Gothic"/>
        </w:rPr>
        <w:t>3</w:t>
      </w:r>
      <w:r>
        <w:rPr>
          <w:rStyle w:val="Ttulo3Car"/>
          <w:rFonts w:ascii="Century Gothic" w:hAnsi="Century Gothic"/>
        </w:rPr>
        <w:t>.</w:t>
      </w:r>
      <w:r w:rsidR="001114DD">
        <w:rPr>
          <w:rStyle w:val="Ttulo3Car"/>
          <w:rFonts w:ascii="Century Gothic" w:hAnsi="Century Gothic"/>
        </w:rPr>
        <w:t xml:space="preserve"> </w:t>
      </w:r>
      <w:r w:rsidR="006678F1">
        <w:rPr>
          <w:rStyle w:val="Ttulo3Car"/>
          <w:rFonts w:ascii="Century Gothic" w:hAnsi="Century Gothic"/>
        </w:rPr>
        <w:t>Creación de rutinas</w:t>
      </w:r>
      <w:r w:rsidR="001114DD">
        <w:rPr>
          <w:rStyle w:val="Ttulo3Car"/>
          <w:rFonts w:ascii="Century Gothic" w:hAnsi="Century Gothic"/>
        </w:rPr>
        <w:t>.</w:t>
      </w:r>
      <w:bookmarkEnd w:id="60"/>
      <w:r w:rsidR="001114DD">
        <w:rPr>
          <w:rStyle w:val="Ttulo3Car"/>
          <w:rFonts w:ascii="Century Gothic" w:hAnsi="Century Gothic"/>
        </w:rPr>
        <w:t xml:space="preserve"> </w:t>
      </w:r>
    </w:p>
    <w:p w14:paraId="567EAACA" w14:textId="6BFF86F2" w:rsidR="009866B8" w:rsidRDefault="00D3767D" w:rsidP="009866B8">
      <w:pPr>
        <w:jc w:val="both"/>
        <w:rPr>
          <w:rFonts w:ascii="Century Gothic" w:hAnsi="Century Gothic"/>
        </w:rPr>
      </w:pPr>
      <w:r>
        <w:rPr>
          <w:rFonts w:ascii="Century Gothic" w:hAnsi="Century Gothic"/>
        </w:rPr>
        <w:t xml:space="preserve">La función </w:t>
      </w:r>
      <w:r w:rsidR="009866B8">
        <w:rPr>
          <w:rFonts w:ascii="Century Gothic" w:hAnsi="Century Gothic"/>
        </w:rPr>
        <w:t xml:space="preserve">para esté proceso consiste en que el operador tiene diversas </w:t>
      </w:r>
      <w:r w:rsidR="00982718">
        <w:rPr>
          <w:rFonts w:ascii="Century Gothic" w:hAnsi="Century Gothic"/>
        </w:rPr>
        <w:t>rutinas</w:t>
      </w:r>
      <w:r w:rsidR="006006CD">
        <w:rPr>
          <w:rFonts w:ascii="Century Gothic" w:hAnsi="Century Gothic"/>
        </w:rPr>
        <w:t xml:space="preserve"> para ejecutar</w:t>
      </w:r>
      <w:r w:rsidR="00982718">
        <w:rPr>
          <w:rFonts w:ascii="Century Gothic" w:hAnsi="Century Gothic"/>
        </w:rPr>
        <w:t xml:space="preserve"> (diaria, semanal, mensual, trimestral)</w:t>
      </w:r>
      <w:r w:rsidR="009866B8">
        <w:rPr>
          <w:rFonts w:ascii="Century Gothic" w:hAnsi="Century Gothic"/>
        </w:rPr>
        <w:t xml:space="preserve">, </w:t>
      </w:r>
      <w:r w:rsidR="00982718">
        <w:rPr>
          <w:rFonts w:ascii="Century Gothic" w:hAnsi="Century Gothic"/>
        </w:rPr>
        <w:t xml:space="preserve">estas rutinas se describen a continuación ya que cada una tiene diferentes actividades </w:t>
      </w:r>
      <w:r w:rsidR="00F228EA">
        <w:rPr>
          <w:rFonts w:ascii="Century Gothic" w:hAnsi="Century Gothic"/>
        </w:rPr>
        <w:t>que el operador elabora:</w:t>
      </w:r>
    </w:p>
    <w:p w14:paraId="2A294ABE" w14:textId="18B67C27" w:rsidR="00694E55" w:rsidRDefault="006641F9" w:rsidP="00694E55">
      <w:pPr>
        <w:pStyle w:val="Epgrafe"/>
        <w:ind w:left="720"/>
      </w:pPr>
      <w:r>
        <w:t>2.3.1 ¿Crear Rutina?</w:t>
      </w:r>
    </w:p>
    <w:p w14:paraId="205C5DA1" w14:textId="77777777" w:rsidR="0085042F" w:rsidRDefault="006F0F35" w:rsidP="00980945">
      <w:pPr>
        <w:ind w:left="720"/>
        <w:rPr>
          <w:ins w:id="61" w:author="Fierro Castelan, Asbeidy Sara" w:date="2017-09-26T12:47:00Z"/>
          <w:rFonts w:ascii="Century Gothic" w:hAnsi="Century Gothic"/>
        </w:rPr>
      </w:pPr>
      <w:r w:rsidRPr="009B6AC5">
        <w:rPr>
          <w:rFonts w:ascii="Century Gothic" w:hAnsi="Century Gothic"/>
        </w:rPr>
        <w:t xml:space="preserve">Una rutina </w:t>
      </w:r>
      <w:r w:rsidR="005D45F0" w:rsidRPr="009B6AC5">
        <w:rPr>
          <w:rFonts w:ascii="Century Gothic" w:hAnsi="Century Gothic"/>
        </w:rPr>
        <w:t xml:space="preserve">es la realización de actividades </w:t>
      </w:r>
      <w:r w:rsidR="00336E5A" w:rsidRPr="009B6AC5">
        <w:rPr>
          <w:rFonts w:ascii="Century Gothic" w:hAnsi="Century Gothic"/>
        </w:rPr>
        <w:t>específicas</w:t>
      </w:r>
      <w:r w:rsidR="005D45F0" w:rsidRPr="009B6AC5">
        <w:rPr>
          <w:rFonts w:ascii="Century Gothic" w:hAnsi="Century Gothic"/>
        </w:rPr>
        <w:t xml:space="preserve"> para la revisión </w:t>
      </w:r>
      <w:r w:rsidRPr="009B6AC5">
        <w:rPr>
          <w:rFonts w:ascii="Century Gothic" w:hAnsi="Century Gothic"/>
        </w:rPr>
        <w:t>y correcto funcionamiento</w:t>
      </w:r>
      <w:r w:rsidR="005D45F0" w:rsidRPr="009B6AC5">
        <w:rPr>
          <w:rFonts w:ascii="Century Gothic" w:hAnsi="Century Gothic"/>
        </w:rPr>
        <w:t xml:space="preserve"> de la operación de la planta que el operador tiene asignada</w:t>
      </w:r>
      <w:r w:rsidRPr="009B6AC5">
        <w:rPr>
          <w:rFonts w:ascii="Century Gothic" w:hAnsi="Century Gothic"/>
        </w:rPr>
        <w:t>, por el momento se comparten diversas</w:t>
      </w:r>
      <w:r w:rsidR="00AC3682" w:rsidRPr="009B6AC5">
        <w:rPr>
          <w:rFonts w:ascii="Century Gothic" w:hAnsi="Century Gothic"/>
        </w:rPr>
        <w:t xml:space="preserve"> actividades</w:t>
      </w:r>
      <w:r w:rsidRPr="009B6AC5">
        <w:rPr>
          <w:rFonts w:ascii="Century Gothic" w:hAnsi="Century Gothic"/>
        </w:rPr>
        <w:t xml:space="preserve"> por rutina</w:t>
      </w:r>
      <w:r w:rsidR="00AC3682" w:rsidRPr="009B6AC5">
        <w:rPr>
          <w:rFonts w:ascii="Century Gothic" w:hAnsi="Century Gothic"/>
        </w:rPr>
        <w:t xml:space="preserve"> que serán utilizadas para registrar información en cada una de ellas así como evidencia fotográfica. </w:t>
      </w:r>
    </w:p>
    <w:p w14:paraId="46E68FCF" w14:textId="1280AB0E" w:rsidR="00980945" w:rsidRPr="009B6AC5" w:rsidRDefault="00AC3682" w:rsidP="00980945">
      <w:pPr>
        <w:ind w:left="720"/>
        <w:rPr>
          <w:rFonts w:ascii="Century Gothic" w:hAnsi="Century Gothic"/>
        </w:rPr>
      </w:pPr>
      <w:r w:rsidRPr="009B6AC5">
        <w:rPr>
          <w:rFonts w:ascii="Century Gothic" w:hAnsi="Century Gothic"/>
        </w:rPr>
        <w:t>El proceso dentro de la aplicación consiste en los siguientes pasos funcionales:</w:t>
      </w:r>
    </w:p>
    <w:p w14:paraId="22BBCE63" w14:textId="16F16B23" w:rsidR="00AC3682" w:rsidRPr="009B6AC5" w:rsidRDefault="00AC3682" w:rsidP="00AC3682">
      <w:pPr>
        <w:pStyle w:val="Prrafodelista"/>
        <w:numPr>
          <w:ilvl w:val="0"/>
          <w:numId w:val="35"/>
        </w:numPr>
        <w:rPr>
          <w:rFonts w:ascii="Century Gothic" w:hAnsi="Century Gothic"/>
        </w:rPr>
      </w:pPr>
      <w:r w:rsidRPr="009B6AC5">
        <w:rPr>
          <w:rFonts w:ascii="Century Gothic" w:hAnsi="Century Gothic"/>
        </w:rPr>
        <w:t xml:space="preserve">Al iniciar sesión dentro de la aplicación, realizar el </w:t>
      </w:r>
      <w:r w:rsidR="0085042F">
        <w:rPr>
          <w:rFonts w:ascii="Century Gothic" w:hAnsi="Century Gothic"/>
        </w:rPr>
        <w:t>registro de Entrada</w:t>
      </w:r>
      <w:r w:rsidRPr="009B6AC5">
        <w:rPr>
          <w:rFonts w:ascii="Century Gothic" w:hAnsi="Century Gothic"/>
        </w:rPr>
        <w:t xml:space="preserve"> como parte de la validación de inicio de su jornada laboral, se deberá dir</w:t>
      </w:r>
      <w:r w:rsidR="00F07E14" w:rsidRPr="009B6AC5">
        <w:rPr>
          <w:rFonts w:ascii="Century Gothic" w:hAnsi="Century Gothic"/>
        </w:rPr>
        <w:t>igir a</w:t>
      </w:r>
      <w:r w:rsidR="0085042F">
        <w:rPr>
          <w:rFonts w:ascii="Century Gothic" w:hAnsi="Century Gothic"/>
        </w:rPr>
        <w:t xml:space="preserve"> la pantalla 1.6 </w:t>
      </w:r>
      <w:r w:rsidR="00C34777">
        <w:rPr>
          <w:rFonts w:ascii="Century Gothic" w:hAnsi="Century Gothic"/>
        </w:rPr>
        <w:t>Menú general</w:t>
      </w:r>
      <w:r w:rsidR="0085042F">
        <w:rPr>
          <w:rFonts w:ascii="Century Gothic" w:hAnsi="Century Gothic"/>
        </w:rPr>
        <w:t xml:space="preserve"> del operador</w:t>
      </w:r>
      <w:r w:rsidR="00F07E14" w:rsidRPr="009B6AC5">
        <w:rPr>
          <w:rFonts w:ascii="Century Gothic" w:hAnsi="Century Gothic"/>
        </w:rPr>
        <w:t>;</w:t>
      </w:r>
      <w:r w:rsidRPr="009B6AC5">
        <w:rPr>
          <w:rFonts w:ascii="Century Gothic" w:hAnsi="Century Gothic"/>
        </w:rPr>
        <w:t xml:space="preserve"> </w:t>
      </w:r>
      <w:r w:rsidR="00F07E14" w:rsidRPr="009B6AC5">
        <w:rPr>
          <w:rFonts w:ascii="Century Gothic" w:hAnsi="Century Gothic"/>
        </w:rPr>
        <w:t xml:space="preserve">presionar el botón </w:t>
      </w:r>
      <w:r w:rsidR="00F07E14" w:rsidRPr="009B6AC5">
        <w:rPr>
          <w:rFonts w:ascii="Century Gothic" w:hAnsi="Century Gothic"/>
          <w:b/>
        </w:rPr>
        <w:t>¿Crear Rutina?</w:t>
      </w:r>
      <w:r w:rsidR="00F07E14" w:rsidRPr="009B6AC5">
        <w:rPr>
          <w:rFonts w:ascii="Century Gothic" w:hAnsi="Century Gothic"/>
        </w:rPr>
        <w:t xml:space="preserve"> para mostrar una siguiente </w:t>
      </w:r>
      <w:r w:rsidR="00F07E14" w:rsidRPr="009B6AC5">
        <w:rPr>
          <w:rFonts w:ascii="Century Gothic" w:hAnsi="Century Gothic"/>
        </w:rPr>
        <w:lastRenderedPageBreak/>
        <w:t>pantalla donde se muestra</w:t>
      </w:r>
      <w:r w:rsidRPr="009B6AC5">
        <w:rPr>
          <w:rFonts w:ascii="Century Gothic" w:hAnsi="Century Gothic"/>
        </w:rPr>
        <w:t xml:space="preserve"> el menú</w:t>
      </w:r>
      <w:r w:rsidR="00532C19" w:rsidRPr="009B6AC5">
        <w:rPr>
          <w:rFonts w:ascii="Century Gothic" w:hAnsi="Century Gothic"/>
        </w:rPr>
        <w:t xml:space="preserve"> “Rutinas”</w:t>
      </w:r>
      <w:r w:rsidR="00A27ABC" w:rsidRPr="009B6AC5">
        <w:rPr>
          <w:rFonts w:ascii="Century Gothic" w:hAnsi="Century Gothic"/>
        </w:rPr>
        <w:t xml:space="preserve">, </w:t>
      </w:r>
      <w:r w:rsidR="00F07E14" w:rsidRPr="009B6AC5">
        <w:rPr>
          <w:rFonts w:ascii="Century Gothic" w:hAnsi="Century Gothic"/>
        </w:rPr>
        <w:t>en</w:t>
      </w:r>
      <w:r w:rsidR="00A27ABC" w:rsidRPr="009B6AC5">
        <w:rPr>
          <w:rFonts w:ascii="Century Gothic" w:hAnsi="Century Gothic"/>
        </w:rPr>
        <w:t xml:space="preserve"> dicho menú</w:t>
      </w:r>
      <w:r w:rsidR="00F07E14" w:rsidRPr="009B6AC5">
        <w:rPr>
          <w:rFonts w:ascii="Century Gothic" w:hAnsi="Century Gothic"/>
        </w:rPr>
        <w:t xml:space="preserve"> se encuentran 4 tipos de rutinas con sus debidas actividades:</w:t>
      </w:r>
      <w:r w:rsidRPr="009B6AC5">
        <w:rPr>
          <w:rFonts w:ascii="Century Gothic" w:hAnsi="Century Gothic"/>
        </w:rPr>
        <w:t xml:space="preserve"> </w:t>
      </w:r>
    </w:p>
    <w:p w14:paraId="6B3E18D0" w14:textId="5120A3B3" w:rsidR="00AC3682" w:rsidRDefault="00532C19" w:rsidP="00AC3682">
      <w:pPr>
        <w:ind w:left="720"/>
        <w:jc w:val="center"/>
        <w:rPr>
          <w:lang w:val="es-ES"/>
        </w:rPr>
      </w:pPr>
      <w:r>
        <w:rPr>
          <w:noProof/>
          <w:lang w:val="es-AR" w:eastAsia="es-AR"/>
        </w:rPr>
        <w:drawing>
          <wp:inline distT="0" distB="0" distL="0" distR="0" wp14:anchorId="2B375629" wp14:editId="2C9F372E">
            <wp:extent cx="1762125" cy="3460339"/>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70263" cy="3476320"/>
                    </a:xfrm>
                    <a:prstGeom prst="rect">
                      <a:avLst/>
                    </a:prstGeom>
                  </pic:spPr>
                </pic:pic>
              </a:graphicData>
            </a:graphic>
          </wp:inline>
        </w:drawing>
      </w:r>
    </w:p>
    <w:p w14:paraId="14AC007D" w14:textId="3AB9197E" w:rsidR="00023EDC" w:rsidRPr="00254F99" w:rsidRDefault="00023EDC" w:rsidP="00023EDC">
      <w:pPr>
        <w:ind w:left="1080"/>
        <w:jc w:val="center"/>
        <w:rPr>
          <w:rFonts w:ascii="Century Gothic" w:hAnsi="Century Gothic"/>
          <w:vertAlign w:val="superscript"/>
        </w:rPr>
      </w:pPr>
      <w:r>
        <w:rPr>
          <w:rFonts w:ascii="Century Gothic" w:eastAsia="Times New Roman" w:hAnsi="Century Gothic" w:cs="Times New Roman"/>
          <w:b/>
          <w:bCs/>
          <w:color w:val="4F81BD" w:themeColor="accent1"/>
          <w:sz w:val="18"/>
          <w:szCs w:val="18"/>
          <w:lang w:val="es-ES"/>
        </w:rPr>
        <w:t>Figura 1.1</w:t>
      </w:r>
      <w:r w:rsidR="00C34777">
        <w:rPr>
          <w:rFonts w:ascii="Century Gothic" w:eastAsia="Times New Roman" w:hAnsi="Century Gothic" w:cs="Times New Roman"/>
          <w:b/>
          <w:bCs/>
          <w:color w:val="4F81BD" w:themeColor="accent1"/>
          <w:sz w:val="18"/>
          <w:szCs w:val="18"/>
          <w:lang w:val="es-ES"/>
        </w:rPr>
        <w:t>5</w:t>
      </w:r>
      <w:r>
        <w:rPr>
          <w:rFonts w:ascii="Century Gothic" w:eastAsia="Times New Roman" w:hAnsi="Century Gothic" w:cs="Times New Roman"/>
          <w:b/>
          <w:bCs/>
          <w:color w:val="4F81BD" w:themeColor="accent1"/>
          <w:sz w:val="18"/>
          <w:szCs w:val="18"/>
          <w:lang w:val="es-ES"/>
        </w:rPr>
        <w:t xml:space="preserve"> </w:t>
      </w:r>
      <w:r w:rsidR="000265EF">
        <w:rPr>
          <w:rFonts w:ascii="Century Gothic" w:eastAsia="Times New Roman" w:hAnsi="Century Gothic" w:cs="Times New Roman"/>
          <w:b/>
          <w:bCs/>
          <w:color w:val="4F81BD" w:themeColor="accent1"/>
          <w:sz w:val="18"/>
          <w:szCs w:val="18"/>
          <w:lang w:val="es-ES"/>
        </w:rPr>
        <w:t>Pantalla m</w:t>
      </w:r>
      <w:r>
        <w:rPr>
          <w:rFonts w:ascii="Century Gothic" w:eastAsia="Times New Roman" w:hAnsi="Century Gothic" w:cs="Times New Roman"/>
          <w:b/>
          <w:bCs/>
          <w:color w:val="4F81BD" w:themeColor="accent1"/>
          <w:sz w:val="18"/>
          <w:szCs w:val="18"/>
          <w:lang w:val="es-ES"/>
        </w:rPr>
        <w:t>en</w:t>
      </w:r>
      <w:r w:rsidR="00D841D0">
        <w:rPr>
          <w:rFonts w:ascii="Century Gothic" w:eastAsia="Times New Roman" w:hAnsi="Century Gothic" w:cs="Times New Roman"/>
          <w:b/>
          <w:bCs/>
          <w:color w:val="4F81BD" w:themeColor="accent1"/>
          <w:sz w:val="18"/>
          <w:szCs w:val="18"/>
          <w:lang w:val="es-ES"/>
        </w:rPr>
        <w:t xml:space="preserve">ú </w:t>
      </w:r>
      <w:r w:rsidR="00C34777">
        <w:rPr>
          <w:rFonts w:ascii="Century Gothic" w:eastAsia="Times New Roman" w:hAnsi="Century Gothic" w:cs="Times New Roman"/>
          <w:b/>
          <w:bCs/>
          <w:color w:val="4F81BD" w:themeColor="accent1"/>
          <w:sz w:val="18"/>
          <w:szCs w:val="18"/>
          <w:lang w:val="es-ES"/>
        </w:rPr>
        <w:t xml:space="preserve">de rutinas </w:t>
      </w:r>
      <w:r>
        <w:rPr>
          <w:rFonts w:ascii="Century Gothic" w:eastAsia="Times New Roman" w:hAnsi="Century Gothic" w:cs="Times New Roman"/>
          <w:b/>
          <w:bCs/>
          <w:color w:val="4F81BD" w:themeColor="accent1"/>
          <w:sz w:val="18"/>
          <w:szCs w:val="18"/>
          <w:lang w:val="es-ES"/>
        </w:rPr>
        <w:t>del operador</w:t>
      </w:r>
      <w:r w:rsidR="000130BD">
        <w:rPr>
          <w:rFonts w:ascii="Century Gothic" w:eastAsia="Times New Roman" w:hAnsi="Century Gothic" w:cs="Times New Roman"/>
          <w:b/>
          <w:bCs/>
          <w:color w:val="4F81BD" w:themeColor="accent1"/>
          <w:sz w:val="18"/>
          <w:szCs w:val="18"/>
          <w:lang w:val="es-ES"/>
        </w:rPr>
        <w:t>.</w:t>
      </w:r>
    </w:p>
    <w:p w14:paraId="5F797D84" w14:textId="0BC2CB7B" w:rsidR="00A27ABC" w:rsidRDefault="009369E0" w:rsidP="009369E0">
      <w:pPr>
        <w:pStyle w:val="Prrafodelista"/>
        <w:numPr>
          <w:ilvl w:val="0"/>
          <w:numId w:val="35"/>
        </w:numPr>
        <w:rPr>
          <w:rFonts w:ascii="Century Gothic" w:hAnsi="Century Gothic"/>
        </w:rPr>
      </w:pPr>
      <w:r w:rsidRPr="00FD0BDE">
        <w:rPr>
          <w:rFonts w:ascii="Century Gothic" w:hAnsi="Century Gothic"/>
          <w:b/>
        </w:rPr>
        <w:t>Todas las rutinas</w:t>
      </w:r>
      <w:r w:rsidR="00C34777">
        <w:rPr>
          <w:rFonts w:ascii="Century Gothic" w:hAnsi="Century Gothic"/>
          <w:b/>
        </w:rPr>
        <w:t xml:space="preserve"> (Diaria, semanal, mensual, trimestral)</w:t>
      </w:r>
      <w:r w:rsidR="00174C2D" w:rsidRPr="00FD0BDE">
        <w:rPr>
          <w:rFonts w:ascii="Century Gothic" w:hAnsi="Century Gothic"/>
        </w:rPr>
        <w:t xml:space="preserve">, se desplegara un formulario dentro de la misma pantalla </w:t>
      </w:r>
      <w:r w:rsidR="001B639D" w:rsidRPr="00FD0BDE">
        <w:rPr>
          <w:rFonts w:ascii="Century Gothic" w:hAnsi="Century Gothic"/>
        </w:rPr>
        <w:t>con información de la planta asignada</w:t>
      </w:r>
      <w:r w:rsidR="00A27ABC" w:rsidRPr="00FD0BDE">
        <w:rPr>
          <w:rFonts w:ascii="Century Gothic" w:hAnsi="Century Gothic"/>
        </w:rPr>
        <w:t>:</w:t>
      </w:r>
    </w:p>
    <w:p w14:paraId="4B04DF49" w14:textId="53CA69B1" w:rsidR="00C34777" w:rsidRPr="00F825BC" w:rsidRDefault="00C34777" w:rsidP="00FE37A6">
      <w:pPr>
        <w:pStyle w:val="Prrafodelista"/>
        <w:numPr>
          <w:ilvl w:val="1"/>
          <w:numId w:val="35"/>
        </w:numPr>
        <w:rPr>
          <w:rFonts w:ascii="Century Gothic" w:hAnsi="Century Gothic"/>
        </w:rPr>
      </w:pPr>
      <w:r w:rsidRPr="00F825BC">
        <w:rPr>
          <w:rFonts w:ascii="Century Gothic" w:hAnsi="Century Gothic"/>
          <w:b/>
        </w:rPr>
        <w:t>Sección Información PTAR</w:t>
      </w:r>
    </w:p>
    <w:p w14:paraId="51A943E3" w14:textId="078DE41E" w:rsidR="00A27ABC" w:rsidRPr="00FD0BDE" w:rsidRDefault="00E324A3" w:rsidP="00A27ABC">
      <w:pPr>
        <w:pStyle w:val="Prrafodelista"/>
        <w:numPr>
          <w:ilvl w:val="1"/>
          <w:numId w:val="39"/>
        </w:numPr>
        <w:rPr>
          <w:rFonts w:ascii="Century Gothic" w:hAnsi="Century Gothic"/>
        </w:rPr>
      </w:pPr>
      <w:r w:rsidRPr="00FD0BDE">
        <w:rPr>
          <w:rFonts w:ascii="Century Gothic" w:hAnsi="Century Gothic"/>
        </w:rPr>
        <w:t>Nombre PTAR</w:t>
      </w:r>
      <w:r w:rsidR="00A27ABC" w:rsidRPr="00FD0BDE">
        <w:rPr>
          <w:rFonts w:ascii="Century Gothic" w:hAnsi="Century Gothic"/>
        </w:rPr>
        <w:t>, mostrará el nombre de la planta asignada al operador, campo no editable.</w:t>
      </w:r>
    </w:p>
    <w:p w14:paraId="5A33CB36" w14:textId="7C7FBA7F" w:rsidR="00A27ABC" w:rsidRPr="00FD0BDE" w:rsidRDefault="00E324A3" w:rsidP="00A27ABC">
      <w:pPr>
        <w:pStyle w:val="Prrafodelista"/>
        <w:numPr>
          <w:ilvl w:val="1"/>
          <w:numId w:val="39"/>
        </w:numPr>
        <w:rPr>
          <w:rFonts w:ascii="Century Gothic" w:hAnsi="Century Gothic"/>
        </w:rPr>
      </w:pPr>
      <w:r w:rsidRPr="00FD0BDE">
        <w:rPr>
          <w:rFonts w:ascii="Century Gothic" w:hAnsi="Century Gothic"/>
        </w:rPr>
        <w:t>Determinante</w:t>
      </w:r>
      <w:r w:rsidR="00A27ABC" w:rsidRPr="00FD0BDE">
        <w:rPr>
          <w:rFonts w:ascii="Century Gothic" w:hAnsi="Century Gothic"/>
        </w:rPr>
        <w:t>, Identificador único de la planta, campo no editable.</w:t>
      </w:r>
    </w:p>
    <w:p w14:paraId="543102BD" w14:textId="76C58FFB" w:rsidR="00A27ABC" w:rsidRPr="00FD0BDE" w:rsidRDefault="00E324A3" w:rsidP="00A27ABC">
      <w:pPr>
        <w:pStyle w:val="Prrafodelista"/>
        <w:numPr>
          <w:ilvl w:val="1"/>
          <w:numId w:val="39"/>
        </w:numPr>
        <w:rPr>
          <w:rFonts w:ascii="Century Gothic" w:hAnsi="Century Gothic"/>
        </w:rPr>
      </w:pPr>
      <w:r w:rsidRPr="00FD0BDE">
        <w:rPr>
          <w:rFonts w:ascii="Century Gothic" w:hAnsi="Century Gothic"/>
        </w:rPr>
        <w:t>Fecha de la rutina</w:t>
      </w:r>
      <w:r w:rsidR="00A27ABC" w:rsidRPr="00FD0BDE">
        <w:rPr>
          <w:rFonts w:ascii="Century Gothic" w:hAnsi="Century Gothic"/>
        </w:rPr>
        <w:t>, fecha del sistema que hará referencia al día en que se levanta la rutina diaria.</w:t>
      </w:r>
    </w:p>
    <w:p w14:paraId="17458644" w14:textId="77777777" w:rsidR="00C34777" w:rsidRDefault="009369E0" w:rsidP="009B7632">
      <w:pPr>
        <w:pStyle w:val="Prrafodelista"/>
        <w:numPr>
          <w:ilvl w:val="1"/>
          <w:numId w:val="39"/>
        </w:numPr>
        <w:rPr>
          <w:ins w:id="62" w:author="Fierro Castelan, Asbeidy Sara" w:date="2017-09-26T12:53:00Z"/>
          <w:rFonts w:ascii="Century Gothic" w:hAnsi="Century Gothic"/>
        </w:rPr>
      </w:pPr>
      <w:r w:rsidRPr="00FD0BDE">
        <w:rPr>
          <w:rFonts w:ascii="Century Gothic" w:hAnsi="Century Gothic"/>
        </w:rPr>
        <w:t>A</w:t>
      </w:r>
      <w:r w:rsidR="00174C2D" w:rsidRPr="00FD0BDE">
        <w:rPr>
          <w:rFonts w:ascii="Century Gothic" w:hAnsi="Century Gothic"/>
        </w:rPr>
        <w:t>ctividades</w:t>
      </w:r>
      <w:r w:rsidR="00E05082" w:rsidRPr="00FD0BDE">
        <w:rPr>
          <w:rFonts w:ascii="Century Gothic" w:hAnsi="Century Gothic"/>
        </w:rPr>
        <w:t xml:space="preserve"> que debe realizar el operador; en cada una de las</w:t>
      </w:r>
      <w:r w:rsidR="00AD2D7D" w:rsidRPr="00FD0BDE">
        <w:rPr>
          <w:rFonts w:ascii="Century Gothic" w:hAnsi="Century Gothic"/>
        </w:rPr>
        <w:t xml:space="preserve"> actividades se debe desplegar dos</w:t>
      </w:r>
      <w:r w:rsidR="00E05082" w:rsidRPr="00FD0BDE">
        <w:rPr>
          <w:rFonts w:ascii="Century Gothic" w:hAnsi="Century Gothic"/>
        </w:rPr>
        <w:t xml:space="preserve"> campos</w:t>
      </w:r>
      <w:ins w:id="63" w:author="Fierro Castelan, Asbeidy Sara" w:date="2017-09-26T12:53:00Z">
        <w:r w:rsidR="00C34777">
          <w:rPr>
            <w:rFonts w:ascii="Century Gothic" w:hAnsi="Century Gothic"/>
          </w:rPr>
          <w:t>:</w:t>
        </w:r>
      </w:ins>
    </w:p>
    <w:p w14:paraId="5C6FC5BC" w14:textId="504BCA91" w:rsidR="00C34777" w:rsidRDefault="00AD2D7D" w:rsidP="00F825BC">
      <w:pPr>
        <w:pStyle w:val="Prrafodelista"/>
        <w:numPr>
          <w:ilvl w:val="0"/>
          <w:numId w:val="43"/>
        </w:numPr>
        <w:rPr>
          <w:ins w:id="64" w:author="Fierro Castelan, Asbeidy Sara" w:date="2017-09-26T12:54:00Z"/>
          <w:rFonts w:ascii="Century Gothic" w:hAnsi="Century Gothic"/>
        </w:rPr>
      </w:pPr>
      <w:r w:rsidRPr="00FD0BDE">
        <w:rPr>
          <w:rFonts w:ascii="Century Gothic" w:hAnsi="Century Gothic"/>
          <w:b/>
        </w:rPr>
        <w:t xml:space="preserve">Valor </w:t>
      </w:r>
      <w:r w:rsidR="00FD0BDE" w:rsidRPr="00FD0BDE">
        <w:rPr>
          <w:rFonts w:ascii="Century Gothic" w:hAnsi="Century Gothic"/>
          <w:b/>
        </w:rPr>
        <w:t>numérico</w:t>
      </w:r>
      <w:r w:rsidRPr="00FD0BDE">
        <w:rPr>
          <w:rFonts w:ascii="Century Gothic" w:hAnsi="Century Gothic"/>
        </w:rPr>
        <w:t xml:space="preserve"> </w:t>
      </w:r>
      <w:r w:rsidR="00C34777">
        <w:rPr>
          <w:rFonts w:ascii="Century Gothic" w:hAnsi="Century Gothic"/>
        </w:rPr>
        <w:t xml:space="preserve">campo </w:t>
      </w:r>
      <w:r w:rsidR="00E05082" w:rsidRPr="00FD0BDE">
        <w:rPr>
          <w:rFonts w:ascii="Century Gothic" w:hAnsi="Century Gothic"/>
        </w:rPr>
        <w:t>de tipo numérico</w:t>
      </w:r>
    </w:p>
    <w:p w14:paraId="43580DC1" w14:textId="77777777" w:rsidR="00C34777" w:rsidRDefault="00E05082" w:rsidP="00F825BC">
      <w:pPr>
        <w:pStyle w:val="Prrafodelista"/>
        <w:numPr>
          <w:ilvl w:val="0"/>
          <w:numId w:val="43"/>
        </w:numPr>
        <w:rPr>
          <w:rFonts w:ascii="Century Gothic" w:hAnsi="Century Gothic"/>
        </w:rPr>
      </w:pPr>
      <w:r w:rsidRPr="00FD0BDE">
        <w:rPr>
          <w:rFonts w:ascii="Century Gothic" w:hAnsi="Century Gothic"/>
          <w:b/>
        </w:rPr>
        <w:t>Observaciones</w:t>
      </w:r>
      <w:r w:rsidRPr="00FD0BDE">
        <w:rPr>
          <w:rFonts w:ascii="Century Gothic" w:hAnsi="Century Gothic"/>
        </w:rPr>
        <w:t xml:space="preserve">, </w:t>
      </w:r>
      <w:r w:rsidR="00C34777">
        <w:rPr>
          <w:rFonts w:ascii="Century Gothic" w:hAnsi="Century Gothic"/>
        </w:rPr>
        <w:t>campo de tipo texto</w:t>
      </w:r>
    </w:p>
    <w:p w14:paraId="5C01C942" w14:textId="4BF7C01A" w:rsidR="00C34777" w:rsidRDefault="00C34777" w:rsidP="00F825BC">
      <w:pPr>
        <w:pStyle w:val="Prrafodelista"/>
        <w:numPr>
          <w:ilvl w:val="0"/>
          <w:numId w:val="43"/>
        </w:numPr>
        <w:rPr>
          <w:rFonts w:ascii="Century Gothic" w:hAnsi="Century Gothic"/>
        </w:rPr>
      </w:pPr>
      <w:r>
        <w:rPr>
          <w:rFonts w:ascii="Century Gothic" w:hAnsi="Century Gothic"/>
        </w:rPr>
        <w:lastRenderedPageBreak/>
        <w:t>Sección para carga de fotografía, máximo 5 fotografías (Ver sección de desarrollo de carga de fotografía)</w:t>
      </w:r>
    </w:p>
    <w:p w14:paraId="64EAB9EC" w14:textId="19F9F3AA" w:rsidR="00892E4B" w:rsidRDefault="00666387" w:rsidP="00F825BC">
      <w:pPr>
        <w:ind w:left="720"/>
        <w:jc w:val="center"/>
        <w:rPr>
          <w:ins w:id="65" w:author="Fierro Castelan, Asbeidy Sara" w:date="2017-09-26T12:58:00Z"/>
          <w:rFonts w:ascii="Century Gothic" w:eastAsia="Times New Roman" w:hAnsi="Century Gothic" w:cs="Times New Roman"/>
          <w:b/>
          <w:bCs/>
          <w:color w:val="4F81BD" w:themeColor="accent1"/>
          <w:sz w:val="18"/>
          <w:szCs w:val="18"/>
          <w:lang w:val="es-ES"/>
        </w:rPr>
      </w:pPr>
      <w:r>
        <w:rPr>
          <w:noProof/>
          <w:lang w:val="es-AR" w:eastAsia="es-AR"/>
        </w:rPr>
        <w:drawing>
          <wp:inline distT="0" distB="0" distL="0" distR="0" wp14:anchorId="4148A6D0" wp14:editId="3797DE00">
            <wp:extent cx="2962275" cy="333819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67981" cy="3344628"/>
                    </a:xfrm>
                    <a:prstGeom prst="rect">
                      <a:avLst/>
                    </a:prstGeom>
                  </pic:spPr>
                </pic:pic>
              </a:graphicData>
            </a:graphic>
          </wp:inline>
        </w:drawing>
      </w:r>
      <w:ins w:id="66" w:author="Fierro Castelan, Asbeidy Sara" w:date="2017-09-26T12:58:00Z">
        <w:r w:rsidR="00892E4B">
          <w:rPr>
            <w:rFonts w:ascii="Century Gothic" w:eastAsia="Times New Roman" w:hAnsi="Century Gothic" w:cs="Times New Roman"/>
            <w:b/>
            <w:bCs/>
            <w:color w:val="4F81BD" w:themeColor="accent1"/>
            <w:sz w:val="18"/>
            <w:szCs w:val="18"/>
            <w:lang w:val="es-ES"/>
          </w:rPr>
          <w:t>F</w:t>
        </w:r>
      </w:ins>
    </w:p>
    <w:p w14:paraId="7EC11230" w14:textId="5A5FCD16" w:rsidR="000130BD" w:rsidRPr="00254F99" w:rsidRDefault="00892E4B" w:rsidP="00F825BC">
      <w:pPr>
        <w:ind w:left="720"/>
        <w:jc w:val="center"/>
        <w:rPr>
          <w:rFonts w:ascii="Century Gothic" w:hAnsi="Century Gothic"/>
          <w:vertAlign w:val="superscript"/>
        </w:rPr>
      </w:pPr>
      <w:r>
        <w:rPr>
          <w:rFonts w:ascii="Century Gothic" w:eastAsia="Times New Roman" w:hAnsi="Century Gothic" w:cs="Times New Roman"/>
          <w:b/>
          <w:bCs/>
          <w:color w:val="4F81BD" w:themeColor="accent1"/>
          <w:sz w:val="18"/>
          <w:szCs w:val="18"/>
          <w:lang w:val="es-ES"/>
        </w:rPr>
        <w:t>Fi</w:t>
      </w:r>
      <w:r w:rsidR="000130BD">
        <w:rPr>
          <w:rFonts w:ascii="Century Gothic" w:eastAsia="Times New Roman" w:hAnsi="Century Gothic" w:cs="Times New Roman"/>
          <w:b/>
          <w:bCs/>
          <w:color w:val="4F81BD" w:themeColor="accent1"/>
          <w:sz w:val="18"/>
          <w:szCs w:val="18"/>
          <w:lang w:val="es-ES"/>
        </w:rPr>
        <w:t>gura 1.1</w:t>
      </w:r>
      <w:r>
        <w:rPr>
          <w:rFonts w:ascii="Century Gothic" w:eastAsia="Times New Roman" w:hAnsi="Century Gothic" w:cs="Times New Roman"/>
          <w:b/>
          <w:bCs/>
          <w:color w:val="4F81BD" w:themeColor="accent1"/>
          <w:sz w:val="18"/>
          <w:szCs w:val="18"/>
          <w:lang w:val="es-ES"/>
        </w:rPr>
        <w:t>6</w:t>
      </w:r>
      <w:r w:rsidR="000130BD">
        <w:rPr>
          <w:rFonts w:ascii="Century Gothic" w:eastAsia="Times New Roman" w:hAnsi="Century Gothic" w:cs="Times New Roman"/>
          <w:b/>
          <w:bCs/>
          <w:color w:val="4F81BD" w:themeColor="accent1"/>
          <w:sz w:val="18"/>
          <w:szCs w:val="18"/>
          <w:lang w:val="es-ES"/>
        </w:rPr>
        <w:t xml:space="preserve"> Carga de información de rutina</w:t>
      </w:r>
    </w:p>
    <w:p w14:paraId="3C872B50" w14:textId="05C4861F" w:rsidR="00666ECB" w:rsidRDefault="00666ECB" w:rsidP="00174C2D">
      <w:pPr>
        <w:ind w:left="720"/>
        <w:rPr>
          <w:noProof/>
          <w:lang w:eastAsia="es-MX"/>
        </w:rPr>
      </w:pPr>
      <w:r w:rsidRPr="00B54B5D">
        <w:rPr>
          <w:rFonts w:ascii="Century Gothic" w:hAnsi="Century Gothic"/>
        </w:rPr>
        <w:t xml:space="preserve">Al </w:t>
      </w:r>
      <w:r w:rsidR="004E3883" w:rsidRPr="00B54B5D">
        <w:rPr>
          <w:rFonts w:ascii="Century Gothic" w:hAnsi="Century Gothic"/>
        </w:rPr>
        <w:t>término</w:t>
      </w:r>
      <w:r w:rsidRPr="00B54B5D">
        <w:rPr>
          <w:rFonts w:ascii="Century Gothic" w:hAnsi="Century Gothic"/>
        </w:rPr>
        <w:t xml:space="preserve"> de la captura de información del operador en sus actividades, se contendra una sección más nombrada </w:t>
      </w:r>
      <w:r w:rsidRPr="00B54B5D">
        <w:rPr>
          <w:rFonts w:ascii="Century Gothic" w:hAnsi="Century Gothic"/>
          <w:b/>
          <w:u w:val="single"/>
        </w:rPr>
        <w:t>Carga de gráfica PTAR</w:t>
      </w:r>
      <w:r w:rsidR="0075308E" w:rsidRPr="00B54B5D">
        <w:rPr>
          <w:rFonts w:ascii="Century Gothic" w:hAnsi="Century Gothic"/>
        </w:rPr>
        <w:t xml:space="preserve"> </w:t>
      </w:r>
      <w:r w:rsidR="00CA5336">
        <w:rPr>
          <w:rFonts w:ascii="Century Gothic" w:hAnsi="Century Gothic"/>
        </w:rPr>
        <w:t xml:space="preserve">que se visualizara </w:t>
      </w:r>
      <w:r w:rsidR="0075308E" w:rsidRPr="00B54B5D">
        <w:rPr>
          <w:rFonts w:ascii="Century Gothic" w:hAnsi="Century Gothic"/>
        </w:rPr>
        <w:t>*</w:t>
      </w:r>
      <w:r w:rsidR="00185750" w:rsidRPr="00B54B5D">
        <w:rPr>
          <w:rFonts w:ascii="Century Gothic" w:hAnsi="Century Gothic"/>
        </w:rPr>
        <w:t>únicamente</w:t>
      </w:r>
      <w:r w:rsidR="0075308E" w:rsidRPr="00B54B5D">
        <w:rPr>
          <w:rFonts w:ascii="Century Gothic" w:hAnsi="Century Gothic"/>
        </w:rPr>
        <w:t xml:space="preserve"> para las rutinas diarias*</w:t>
      </w:r>
      <w:r w:rsidRPr="00B54B5D">
        <w:rPr>
          <w:rFonts w:ascii="Century Gothic" w:hAnsi="Century Gothic"/>
        </w:rPr>
        <w:t>, en ella el proceso consiste en cargar una fotografía de igual forma</w:t>
      </w:r>
      <w:r w:rsidR="00D61168" w:rsidRPr="00B54B5D">
        <w:rPr>
          <w:rFonts w:ascii="Century Gothic" w:hAnsi="Century Gothic"/>
        </w:rPr>
        <w:t xml:space="preserve"> que las que debe mostrar como evidencia</w:t>
      </w:r>
      <w:r w:rsidR="006B5834">
        <w:rPr>
          <w:rFonts w:ascii="Century Gothic" w:hAnsi="Century Gothic"/>
        </w:rPr>
        <w:t xml:space="preserve"> un operador</w:t>
      </w:r>
      <w:r w:rsidRPr="00B54B5D">
        <w:rPr>
          <w:rFonts w:ascii="Century Gothic" w:hAnsi="Century Gothic"/>
        </w:rPr>
        <w:t xml:space="preserve">. </w:t>
      </w:r>
    </w:p>
    <w:p w14:paraId="77214A24" w14:textId="3EA3FF0D" w:rsidR="00666ECB" w:rsidDel="00604038" w:rsidRDefault="00666ECB" w:rsidP="00F825BC">
      <w:pPr>
        <w:ind w:left="720"/>
        <w:jc w:val="center"/>
        <w:rPr>
          <w:del w:id="67" w:author="Fierro Castelan, Asbeidy Sara" w:date="2017-09-26T13:01:00Z"/>
          <w:rFonts w:ascii="Century Gothic" w:eastAsia="Times New Roman" w:hAnsi="Century Gothic" w:cs="Times New Roman"/>
          <w:b/>
          <w:bCs/>
          <w:color w:val="4F81BD" w:themeColor="accent1"/>
          <w:sz w:val="18"/>
          <w:szCs w:val="18"/>
          <w:lang w:val="es-ES"/>
        </w:rPr>
      </w:pPr>
      <w:r>
        <w:rPr>
          <w:noProof/>
          <w:lang w:val="es-AR" w:eastAsia="es-AR"/>
        </w:rPr>
        <w:lastRenderedPageBreak/>
        <w:drawing>
          <wp:inline distT="0" distB="0" distL="0" distR="0" wp14:anchorId="380DC7E6" wp14:editId="03BA986D">
            <wp:extent cx="1847850" cy="36099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47850" cy="3609975"/>
                    </a:xfrm>
                    <a:prstGeom prst="rect">
                      <a:avLst/>
                    </a:prstGeom>
                  </pic:spPr>
                </pic:pic>
              </a:graphicData>
            </a:graphic>
          </wp:inline>
        </w:drawing>
      </w:r>
    </w:p>
    <w:p w14:paraId="31939FFB" w14:textId="77777777" w:rsidR="00604038" w:rsidRDefault="00604038" w:rsidP="00666ECB">
      <w:pPr>
        <w:ind w:left="720"/>
        <w:jc w:val="center"/>
        <w:rPr>
          <w:ins w:id="68" w:author="Fierro Castelan, Asbeidy Sara" w:date="2017-09-26T13:01:00Z"/>
          <w:noProof/>
          <w:lang w:eastAsia="es-MX"/>
        </w:rPr>
      </w:pPr>
    </w:p>
    <w:p w14:paraId="6BAA04EF" w14:textId="1742BD03" w:rsidR="0003571F" w:rsidRPr="00254F99" w:rsidRDefault="0003571F" w:rsidP="00F825BC">
      <w:pPr>
        <w:ind w:left="720"/>
        <w:jc w:val="center"/>
        <w:rPr>
          <w:rFonts w:ascii="Century Gothic" w:hAnsi="Century Gothic"/>
          <w:vertAlign w:val="superscript"/>
        </w:rPr>
      </w:pPr>
      <w:r>
        <w:rPr>
          <w:rFonts w:ascii="Century Gothic" w:eastAsia="Times New Roman" w:hAnsi="Century Gothic" w:cs="Times New Roman"/>
          <w:b/>
          <w:bCs/>
          <w:color w:val="4F81BD" w:themeColor="accent1"/>
          <w:sz w:val="18"/>
          <w:szCs w:val="18"/>
          <w:lang w:val="es-ES"/>
        </w:rPr>
        <w:t>Figura 1.1</w:t>
      </w:r>
      <w:r w:rsidR="00604038">
        <w:rPr>
          <w:rFonts w:ascii="Century Gothic" w:eastAsia="Times New Roman" w:hAnsi="Century Gothic" w:cs="Times New Roman"/>
          <w:b/>
          <w:bCs/>
          <w:color w:val="4F81BD" w:themeColor="accent1"/>
          <w:sz w:val="18"/>
          <w:szCs w:val="18"/>
          <w:lang w:val="es-ES"/>
        </w:rPr>
        <w:t>7</w:t>
      </w:r>
      <w:r>
        <w:rPr>
          <w:rFonts w:ascii="Century Gothic" w:eastAsia="Times New Roman" w:hAnsi="Century Gothic" w:cs="Times New Roman"/>
          <w:b/>
          <w:bCs/>
          <w:color w:val="4F81BD" w:themeColor="accent1"/>
          <w:sz w:val="18"/>
          <w:szCs w:val="18"/>
          <w:lang w:val="es-ES"/>
        </w:rPr>
        <w:t xml:space="preserve"> </w:t>
      </w:r>
      <w:r w:rsidR="00604038">
        <w:rPr>
          <w:rFonts w:ascii="Century Gothic" w:eastAsia="Times New Roman" w:hAnsi="Century Gothic" w:cs="Times New Roman"/>
          <w:b/>
          <w:bCs/>
          <w:color w:val="4F81BD" w:themeColor="accent1"/>
          <w:sz w:val="18"/>
          <w:szCs w:val="18"/>
          <w:lang w:val="es-ES"/>
        </w:rPr>
        <w:t>Pantalla c</w:t>
      </w:r>
      <w:r>
        <w:rPr>
          <w:rFonts w:ascii="Century Gothic" w:eastAsia="Times New Roman" w:hAnsi="Century Gothic" w:cs="Times New Roman"/>
          <w:b/>
          <w:bCs/>
          <w:color w:val="4F81BD" w:themeColor="accent1"/>
          <w:sz w:val="18"/>
          <w:szCs w:val="18"/>
          <w:lang w:val="es-ES"/>
        </w:rPr>
        <w:t>arga de gráfica PTAR</w:t>
      </w:r>
      <w:r w:rsidR="00604038">
        <w:rPr>
          <w:rFonts w:ascii="Century Gothic" w:eastAsia="Times New Roman" w:hAnsi="Century Gothic" w:cs="Times New Roman"/>
          <w:b/>
          <w:bCs/>
          <w:color w:val="4F81BD" w:themeColor="accent1"/>
          <w:sz w:val="18"/>
          <w:szCs w:val="18"/>
          <w:lang w:val="es-ES"/>
        </w:rPr>
        <w:t xml:space="preserve"> dentro de rutina.</w:t>
      </w:r>
    </w:p>
    <w:p w14:paraId="61854F95" w14:textId="7E0130E7" w:rsidR="00C17EC3" w:rsidRDefault="00E333DB" w:rsidP="00174C2D">
      <w:pPr>
        <w:ind w:left="720"/>
        <w:rPr>
          <w:lang w:val="es-ES"/>
        </w:rPr>
      </w:pPr>
      <w:r>
        <w:rPr>
          <w:b/>
          <w:lang w:val="es-ES"/>
        </w:rPr>
        <w:t>Información SYTESA para la elaboración de sus a</w:t>
      </w:r>
      <w:r w:rsidR="00C17EC3" w:rsidRPr="005F22BD">
        <w:rPr>
          <w:b/>
          <w:lang w:val="es-ES"/>
        </w:rPr>
        <w:t>ctividades rutina diaria</w:t>
      </w:r>
      <w:r w:rsidR="00C17EC3">
        <w:rPr>
          <w:lang w:val="es-ES"/>
        </w:rPr>
        <w:t>:</w:t>
      </w:r>
    </w:p>
    <w:tbl>
      <w:tblPr>
        <w:tblStyle w:val="Tablanormal31"/>
        <w:tblW w:w="0" w:type="auto"/>
        <w:tblLook w:val="04A0" w:firstRow="1" w:lastRow="0" w:firstColumn="1" w:lastColumn="0" w:noHBand="0" w:noVBand="1"/>
      </w:tblPr>
      <w:tblGrid>
        <w:gridCol w:w="1289"/>
        <w:gridCol w:w="7516"/>
      </w:tblGrid>
      <w:tr w:rsidR="004D3810" w:rsidRPr="00C17EC3" w14:paraId="50C21377" w14:textId="77777777" w:rsidTr="00785592">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817" w:type="dxa"/>
            <w:noWrap/>
            <w:hideMark/>
          </w:tcPr>
          <w:p w14:paraId="7E04313D" w14:textId="77777777" w:rsidR="004D3810" w:rsidRPr="00C17EC3" w:rsidRDefault="004D3810" w:rsidP="00785592">
            <w:pPr>
              <w:ind w:left="720"/>
            </w:pPr>
            <w:r w:rsidRPr="00C17EC3">
              <w:t>No.</w:t>
            </w:r>
          </w:p>
        </w:tc>
        <w:tc>
          <w:tcPr>
            <w:tcW w:w="7516" w:type="dxa"/>
            <w:noWrap/>
            <w:hideMark/>
          </w:tcPr>
          <w:p w14:paraId="01E1DC03" w14:textId="77777777" w:rsidR="004D3810" w:rsidRPr="00C17EC3" w:rsidRDefault="004D3810" w:rsidP="00785592">
            <w:pPr>
              <w:ind w:left="720"/>
              <w:cnfStyle w:val="100000000000" w:firstRow="1" w:lastRow="0" w:firstColumn="0" w:lastColumn="0" w:oddVBand="0" w:evenVBand="0" w:oddHBand="0" w:evenHBand="0" w:firstRowFirstColumn="0" w:firstRowLastColumn="0" w:lastRowFirstColumn="0" w:lastRowLastColumn="0"/>
            </w:pPr>
            <w:r w:rsidRPr="00C17EC3">
              <w:t>Actividad</w:t>
            </w:r>
          </w:p>
        </w:tc>
      </w:tr>
      <w:tr w:rsidR="004D3810" w:rsidRPr="00C17EC3" w14:paraId="4D021B29" w14:textId="77777777" w:rsidTr="0078559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14:paraId="407194CC" w14:textId="77777777" w:rsidR="004D3810" w:rsidRPr="00C17EC3" w:rsidRDefault="004D3810" w:rsidP="00785592">
            <w:pPr>
              <w:ind w:left="720"/>
            </w:pPr>
            <w:r w:rsidRPr="00C17EC3">
              <w:t>1</w:t>
            </w:r>
          </w:p>
        </w:tc>
        <w:tc>
          <w:tcPr>
            <w:tcW w:w="7516" w:type="dxa"/>
            <w:noWrap/>
            <w:hideMark/>
          </w:tcPr>
          <w:p w14:paraId="60663B69" w14:textId="77777777" w:rsidR="004D3810" w:rsidRPr="00C17EC3" w:rsidRDefault="004D3810" w:rsidP="00785592">
            <w:pPr>
              <w:ind w:left="720"/>
              <w:cnfStyle w:val="000000100000" w:firstRow="0" w:lastRow="0" w:firstColumn="0" w:lastColumn="0" w:oddVBand="0" w:evenVBand="0" w:oddHBand="1" w:evenHBand="0" w:firstRowFirstColumn="0" w:firstRowLastColumn="0" w:lastRowFirstColumn="0" w:lastRowLastColumn="0"/>
            </w:pPr>
            <w:r w:rsidRPr="00C17EC3">
              <w:t>Revisar niveles de cisternas de almacenamiento (m3)</w:t>
            </w:r>
          </w:p>
        </w:tc>
      </w:tr>
      <w:tr w:rsidR="004D3810" w:rsidRPr="00C17EC3" w14:paraId="270CF08B" w14:textId="77777777" w:rsidTr="00785592">
        <w:trPr>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14:paraId="64D8E2F0" w14:textId="77777777" w:rsidR="004D3810" w:rsidRPr="00C17EC3" w:rsidRDefault="004D3810" w:rsidP="00785592">
            <w:pPr>
              <w:ind w:left="720"/>
            </w:pPr>
            <w:r w:rsidRPr="00C17EC3">
              <w:t>2</w:t>
            </w:r>
          </w:p>
        </w:tc>
        <w:tc>
          <w:tcPr>
            <w:tcW w:w="7516" w:type="dxa"/>
            <w:noWrap/>
            <w:hideMark/>
          </w:tcPr>
          <w:p w14:paraId="6F86F25E" w14:textId="77777777" w:rsidR="004D3810" w:rsidRPr="00C17EC3" w:rsidRDefault="004D3810" w:rsidP="00785592">
            <w:pPr>
              <w:ind w:left="720"/>
              <w:cnfStyle w:val="000000000000" w:firstRow="0" w:lastRow="0" w:firstColumn="0" w:lastColumn="0" w:oddVBand="0" w:evenVBand="0" w:oddHBand="0" w:evenHBand="0" w:firstRowFirstColumn="0" w:firstRowLastColumn="0" w:lastRowFirstColumn="0" w:lastRowLastColumn="0"/>
            </w:pPr>
            <w:r w:rsidRPr="00C17EC3">
              <w:t>Asentar lectura de medidor de flujo (efluente) (m³)</w:t>
            </w:r>
          </w:p>
        </w:tc>
      </w:tr>
      <w:tr w:rsidR="004D3810" w:rsidRPr="00C17EC3" w14:paraId="0BFC7294" w14:textId="77777777" w:rsidTr="0078559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14:paraId="3674C9A8" w14:textId="77777777" w:rsidR="004D3810" w:rsidRPr="00C17EC3" w:rsidRDefault="004D3810" w:rsidP="00785592">
            <w:pPr>
              <w:ind w:left="720"/>
            </w:pPr>
            <w:r w:rsidRPr="00C17EC3">
              <w:t>3</w:t>
            </w:r>
          </w:p>
        </w:tc>
        <w:tc>
          <w:tcPr>
            <w:tcW w:w="7516" w:type="dxa"/>
            <w:noWrap/>
            <w:hideMark/>
          </w:tcPr>
          <w:p w14:paraId="3968FE9C" w14:textId="77777777" w:rsidR="004D3810" w:rsidRPr="00C17EC3" w:rsidRDefault="004D3810" w:rsidP="00785592">
            <w:pPr>
              <w:ind w:left="720"/>
              <w:cnfStyle w:val="000000100000" w:firstRow="0" w:lastRow="0" w:firstColumn="0" w:lastColumn="0" w:oddVBand="0" w:evenVBand="0" w:oddHBand="1" w:evenHBand="0" w:firstRowFirstColumn="0" w:firstRowLastColumn="0" w:lastRowFirstColumn="0" w:lastRowLastColumn="0"/>
            </w:pPr>
            <w:r w:rsidRPr="00C17EC3">
              <w:t>Asentar lectura de medidor de flujo de agua potable(m³)</w:t>
            </w:r>
          </w:p>
        </w:tc>
      </w:tr>
      <w:tr w:rsidR="004D3810" w:rsidRPr="00C17EC3" w14:paraId="0108D086" w14:textId="77777777" w:rsidTr="00785592">
        <w:trPr>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14:paraId="6EC44B50" w14:textId="77777777" w:rsidR="004D3810" w:rsidRPr="00C17EC3" w:rsidRDefault="004D3810" w:rsidP="00785592">
            <w:pPr>
              <w:ind w:left="720"/>
            </w:pPr>
            <w:r w:rsidRPr="00C17EC3">
              <w:t>4</w:t>
            </w:r>
          </w:p>
        </w:tc>
        <w:tc>
          <w:tcPr>
            <w:tcW w:w="7516" w:type="dxa"/>
            <w:noWrap/>
            <w:hideMark/>
          </w:tcPr>
          <w:p w14:paraId="7B8A3B10" w14:textId="77777777" w:rsidR="004D3810" w:rsidRPr="00C17EC3" w:rsidRDefault="004D3810" w:rsidP="00785592">
            <w:pPr>
              <w:ind w:left="720"/>
              <w:cnfStyle w:val="000000000000" w:firstRow="0" w:lastRow="0" w:firstColumn="0" w:lastColumn="0" w:oddVBand="0" w:evenVBand="0" w:oddHBand="0" w:evenHBand="0" w:firstRowFirstColumn="0" w:firstRowLastColumn="0" w:lastRowFirstColumn="0" w:lastRowLastColumn="0"/>
            </w:pPr>
            <w:r w:rsidRPr="00C17EC3">
              <w:t>Realizar prueba de sedimentación (ml) y asentar en gráfica</w:t>
            </w:r>
          </w:p>
        </w:tc>
      </w:tr>
      <w:tr w:rsidR="004D3810" w:rsidRPr="00C17EC3" w14:paraId="2C742DDE" w14:textId="77777777" w:rsidTr="0078559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14:paraId="4A3453F6" w14:textId="77777777" w:rsidR="004D3810" w:rsidRPr="00C17EC3" w:rsidRDefault="004D3810" w:rsidP="00785592">
            <w:pPr>
              <w:ind w:left="720"/>
            </w:pPr>
            <w:r w:rsidRPr="00C17EC3">
              <w:t>5</w:t>
            </w:r>
          </w:p>
        </w:tc>
        <w:tc>
          <w:tcPr>
            <w:tcW w:w="7516" w:type="dxa"/>
            <w:noWrap/>
            <w:hideMark/>
          </w:tcPr>
          <w:p w14:paraId="5485CF72" w14:textId="77777777" w:rsidR="004D3810" w:rsidRPr="00C17EC3" w:rsidRDefault="004D3810" w:rsidP="00785592">
            <w:pPr>
              <w:ind w:left="720"/>
              <w:cnfStyle w:val="000000100000" w:firstRow="0" w:lastRow="0" w:firstColumn="0" w:lastColumn="0" w:oddVBand="0" w:evenVBand="0" w:oddHBand="1" w:evenHBand="0" w:firstRowFirstColumn="0" w:firstRowLastColumn="0" w:lastRowFirstColumn="0" w:lastRowLastColumn="0"/>
            </w:pPr>
            <w:r w:rsidRPr="00C17EC3">
              <w:t>Barrido de tolvas (2 veces al día)</w:t>
            </w:r>
          </w:p>
        </w:tc>
      </w:tr>
      <w:tr w:rsidR="004D3810" w:rsidRPr="00C17EC3" w14:paraId="35FC3E4D" w14:textId="77777777" w:rsidTr="00785592">
        <w:trPr>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14:paraId="0010753E" w14:textId="77777777" w:rsidR="004D3810" w:rsidRPr="00C17EC3" w:rsidRDefault="004D3810" w:rsidP="00785592">
            <w:pPr>
              <w:ind w:left="720"/>
            </w:pPr>
            <w:r w:rsidRPr="00C17EC3">
              <w:t>6</w:t>
            </w:r>
          </w:p>
        </w:tc>
        <w:tc>
          <w:tcPr>
            <w:tcW w:w="7516" w:type="dxa"/>
            <w:noWrap/>
            <w:hideMark/>
          </w:tcPr>
          <w:p w14:paraId="126E8BF7" w14:textId="77777777" w:rsidR="004D3810" w:rsidRPr="00C17EC3" w:rsidRDefault="004D3810" w:rsidP="00785592">
            <w:pPr>
              <w:ind w:left="720"/>
              <w:cnfStyle w:val="000000000000" w:firstRow="0" w:lastRow="0" w:firstColumn="0" w:lastColumn="0" w:oddVBand="0" w:evenVBand="0" w:oddHBand="0" w:evenHBand="0" w:firstRowFirstColumn="0" w:firstRowLastColumn="0" w:lastRowFirstColumn="0" w:lastRowLastColumn="0"/>
            </w:pPr>
            <w:r w:rsidRPr="00C17EC3">
              <w:t>Claridad en el efluente (cm)</w:t>
            </w:r>
          </w:p>
        </w:tc>
      </w:tr>
      <w:tr w:rsidR="004D3810" w:rsidRPr="00C17EC3" w14:paraId="7DF4B323" w14:textId="77777777" w:rsidTr="0078559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14:paraId="28EEE09E" w14:textId="77777777" w:rsidR="004D3810" w:rsidRPr="00C17EC3" w:rsidRDefault="004D3810" w:rsidP="00785592">
            <w:pPr>
              <w:ind w:left="720"/>
            </w:pPr>
            <w:r w:rsidRPr="00C17EC3">
              <w:t>7</w:t>
            </w:r>
          </w:p>
        </w:tc>
        <w:tc>
          <w:tcPr>
            <w:tcW w:w="7516" w:type="dxa"/>
            <w:noWrap/>
            <w:hideMark/>
          </w:tcPr>
          <w:p w14:paraId="6F2BCA16" w14:textId="77777777" w:rsidR="004D3810" w:rsidRPr="00C17EC3" w:rsidRDefault="004D3810" w:rsidP="00785592">
            <w:pPr>
              <w:ind w:left="720"/>
              <w:cnfStyle w:val="000000100000" w:firstRow="0" w:lastRow="0" w:firstColumn="0" w:lastColumn="0" w:oddVBand="0" w:evenVBand="0" w:oddHBand="1" w:evenHBand="0" w:firstRowFirstColumn="0" w:firstRowLastColumn="0" w:lastRowFirstColumn="0" w:lastRowLastColumn="0"/>
            </w:pPr>
            <w:r w:rsidRPr="00C17EC3">
              <w:t>Limpieza de la superficie de bioreactores y sedimentador</w:t>
            </w:r>
          </w:p>
        </w:tc>
      </w:tr>
      <w:tr w:rsidR="004D3810" w:rsidRPr="00C17EC3" w14:paraId="2737A9B9" w14:textId="77777777" w:rsidTr="00785592">
        <w:trPr>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14:paraId="2F893D60" w14:textId="77777777" w:rsidR="004D3810" w:rsidRPr="00C17EC3" w:rsidRDefault="004D3810" w:rsidP="00785592">
            <w:pPr>
              <w:ind w:left="720"/>
            </w:pPr>
            <w:r w:rsidRPr="00C17EC3">
              <w:t>8</w:t>
            </w:r>
          </w:p>
        </w:tc>
        <w:tc>
          <w:tcPr>
            <w:tcW w:w="7516" w:type="dxa"/>
            <w:noWrap/>
            <w:hideMark/>
          </w:tcPr>
          <w:p w14:paraId="3F0468DD" w14:textId="77777777" w:rsidR="004D3810" w:rsidRPr="00C17EC3" w:rsidRDefault="004D3810" w:rsidP="00785592">
            <w:pPr>
              <w:ind w:left="720"/>
              <w:cnfStyle w:val="000000000000" w:firstRow="0" w:lastRow="0" w:firstColumn="0" w:lastColumn="0" w:oddVBand="0" w:evenVBand="0" w:oddHBand="0" w:evenHBand="0" w:firstRowFirstColumn="0" w:firstRowLastColumn="0" w:lastRowFirstColumn="0" w:lastRowLastColumn="0"/>
            </w:pPr>
            <w:r w:rsidRPr="00C17EC3">
              <w:t>Limpieza de tuberías</w:t>
            </w:r>
          </w:p>
        </w:tc>
      </w:tr>
      <w:tr w:rsidR="004D3810" w:rsidRPr="00C17EC3" w14:paraId="289B4F9A" w14:textId="77777777" w:rsidTr="0078559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14:paraId="1D76E3F8" w14:textId="77777777" w:rsidR="004D3810" w:rsidRPr="00C17EC3" w:rsidRDefault="004D3810" w:rsidP="00785592">
            <w:pPr>
              <w:ind w:left="720"/>
            </w:pPr>
            <w:r w:rsidRPr="00C17EC3">
              <w:t>9</w:t>
            </w:r>
          </w:p>
        </w:tc>
        <w:tc>
          <w:tcPr>
            <w:tcW w:w="7516" w:type="dxa"/>
            <w:noWrap/>
            <w:hideMark/>
          </w:tcPr>
          <w:p w14:paraId="751458B0" w14:textId="77777777" w:rsidR="004D3810" w:rsidRPr="00C17EC3" w:rsidRDefault="004D3810" w:rsidP="00785592">
            <w:pPr>
              <w:ind w:left="720"/>
              <w:cnfStyle w:val="000000100000" w:firstRow="0" w:lastRow="0" w:firstColumn="0" w:lastColumn="0" w:oddVBand="0" w:evenVBand="0" w:oddHBand="1" w:evenHBand="0" w:firstRowFirstColumn="0" w:firstRowLastColumn="0" w:lastRowFirstColumn="0" w:lastRowLastColumn="0"/>
            </w:pPr>
            <w:r w:rsidRPr="00C17EC3">
              <w:t>Limpieza de vertedero</w:t>
            </w:r>
          </w:p>
        </w:tc>
      </w:tr>
      <w:tr w:rsidR="004D3810" w:rsidRPr="00C17EC3" w14:paraId="4A08C714" w14:textId="77777777" w:rsidTr="00785592">
        <w:trPr>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14:paraId="69497D91" w14:textId="77777777" w:rsidR="004D3810" w:rsidRPr="00C17EC3" w:rsidRDefault="004D3810" w:rsidP="00785592">
            <w:pPr>
              <w:ind w:left="720"/>
            </w:pPr>
            <w:r w:rsidRPr="00C17EC3">
              <w:t>10</w:t>
            </w:r>
          </w:p>
        </w:tc>
        <w:tc>
          <w:tcPr>
            <w:tcW w:w="7516" w:type="dxa"/>
            <w:noWrap/>
            <w:hideMark/>
          </w:tcPr>
          <w:p w14:paraId="43630D7A" w14:textId="77777777" w:rsidR="004D3810" w:rsidRPr="00C17EC3" w:rsidRDefault="004D3810" w:rsidP="00785592">
            <w:pPr>
              <w:ind w:left="720"/>
              <w:cnfStyle w:val="000000000000" w:firstRow="0" w:lastRow="0" w:firstColumn="0" w:lastColumn="0" w:oddVBand="0" w:evenVBand="0" w:oddHBand="0" w:evenHBand="0" w:firstRowFirstColumn="0" w:firstRowLastColumn="0" w:lastRowFirstColumn="0" w:lastRowLastColumn="0"/>
            </w:pPr>
            <w:r w:rsidRPr="00C17EC3">
              <w:t>Limpieza de la canastilla(s) de llegada</w:t>
            </w:r>
          </w:p>
        </w:tc>
      </w:tr>
      <w:tr w:rsidR="004D3810" w:rsidRPr="00C17EC3" w14:paraId="4E78950F" w14:textId="77777777" w:rsidTr="0078559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14:paraId="4DCA283A" w14:textId="77777777" w:rsidR="004D3810" w:rsidRPr="00C17EC3" w:rsidRDefault="004D3810" w:rsidP="00785592">
            <w:pPr>
              <w:ind w:left="720"/>
            </w:pPr>
            <w:r w:rsidRPr="00C17EC3">
              <w:t>11</w:t>
            </w:r>
          </w:p>
        </w:tc>
        <w:tc>
          <w:tcPr>
            <w:tcW w:w="7516" w:type="dxa"/>
            <w:noWrap/>
            <w:hideMark/>
          </w:tcPr>
          <w:p w14:paraId="5F760A5E" w14:textId="77777777" w:rsidR="004D3810" w:rsidRPr="00C17EC3" w:rsidRDefault="004D3810" w:rsidP="00785592">
            <w:pPr>
              <w:ind w:left="720"/>
              <w:cnfStyle w:val="000000100000" w:firstRow="0" w:lastRow="0" w:firstColumn="0" w:lastColumn="0" w:oddVBand="0" w:evenVBand="0" w:oddHBand="1" w:evenHBand="0" w:firstRowFirstColumn="0" w:firstRowLastColumn="0" w:lastRowFirstColumn="0" w:lastRowLastColumn="0"/>
            </w:pPr>
            <w:r w:rsidRPr="00C17EC3">
              <w:t>Calibrar retorno de lodos</w:t>
            </w:r>
          </w:p>
        </w:tc>
      </w:tr>
      <w:tr w:rsidR="004D3810" w:rsidRPr="00C17EC3" w14:paraId="475595DB" w14:textId="77777777" w:rsidTr="00785592">
        <w:trPr>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14:paraId="02FB4349" w14:textId="77777777" w:rsidR="004D3810" w:rsidRPr="00C17EC3" w:rsidRDefault="004D3810" w:rsidP="00785592">
            <w:pPr>
              <w:ind w:left="720"/>
            </w:pPr>
            <w:r w:rsidRPr="00C17EC3">
              <w:t>12</w:t>
            </w:r>
          </w:p>
        </w:tc>
        <w:tc>
          <w:tcPr>
            <w:tcW w:w="7516" w:type="dxa"/>
            <w:noWrap/>
            <w:hideMark/>
          </w:tcPr>
          <w:p w14:paraId="7C50EB08" w14:textId="77777777" w:rsidR="004D3810" w:rsidRPr="00C17EC3" w:rsidRDefault="004D3810" w:rsidP="00785592">
            <w:pPr>
              <w:ind w:left="720"/>
              <w:cnfStyle w:val="000000000000" w:firstRow="0" w:lastRow="0" w:firstColumn="0" w:lastColumn="0" w:oddVBand="0" w:evenVBand="0" w:oddHBand="0" w:evenHBand="0" w:firstRowFirstColumn="0" w:firstRowLastColumn="0" w:lastRowFirstColumn="0" w:lastRowLastColumn="0"/>
            </w:pPr>
            <w:r w:rsidRPr="00C17EC3">
              <w:t>Calibrar aire de difusores</w:t>
            </w:r>
          </w:p>
        </w:tc>
      </w:tr>
      <w:tr w:rsidR="004D3810" w:rsidRPr="00C17EC3" w14:paraId="356B9CB8" w14:textId="77777777" w:rsidTr="0078559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14:paraId="3962DE62" w14:textId="77777777" w:rsidR="004D3810" w:rsidRPr="00C17EC3" w:rsidRDefault="004D3810" w:rsidP="00785592">
            <w:pPr>
              <w:ind w:left="720"/>
            </w:pPr>
            <w:r w:rsidRPr="00C17EC3">
              <w:lastRenderedPageBreak/>
              <w:t>13</w:t>
            </w:r>
          </w:p>
        </w:tc>
        <w:tc>
          <w:tcPr>
            <w:tcW w:w="7516" w:type="dxa"/>
            <w:noWrap/>
            <w:hideMark/>
          </w:tcPr>
          <w:p w14:paraId="20FA17B1" w14:textId="77777777" w:rsidR="004D3810" w:rsidRPr="00C17EC3" w:rsidRDefault="004D3810" w:rsidP="00785592">
            <w:pPr>
              <w:ind w:left="720"/>
              <w:cnfStyle w:val="000000100000" w:firstRow="0" w:lastRow="0" w:firstColumn="0" w:lastColumn="0" w:oddVBand="0" w:evenVBand="0" w:oddHBand="1" w:evenHBand="0" w:firstRowFirstColumn="0" w:firstRowLastColumn="0" w:lastRowFirstColumn="0" w:lastRowLastColumn="0"/>
            </w:pPr>
            <w:r w:rsidRPr="00C17EC3">
              <w:t>Realizar pruebas de cloro (mg/L (ppm) de la cisterna de cloración</w:t>
            </w:r>
          </w:p>
        </w:tc>
      </w:tr>
      <w:tr w:rsidR="004D3810" w:rsidRPr="00C17EC3" w14:paraId="3F20D10E" w14:textId="77777777" w:rsidTr="00785592">
        <w:trPr>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14:paraId="7C681A41" w14:textId="77777777" w:rsidR="004D3810" w:rsidRPr="00C17EC3" w:rsidRDefault="004D3810" w:rsidP="00785592">
            <w:pPr>
              <w:ind w:left="720"/>
            </w:pPr>
            <w:r w:rsidRPr="00C17EC3">
              <w:t>14</w:t>
            </w:r>
          </w:p>
        </w:tc>
        <w:tc>
          <w:tcPr>
            <w:tcW w:w="7516" w:type="dxa"/>
            <w:noWrap/>
            <w:hideMark/>
          </w:tcPr>
          <w:p w14:paraId="40C42088" w14:textId="77777777" w:rsidR="004D3810" w:rsidRPr="00C17EC3" w:rsidRDefault="004D3810" w:rsidP="00785592">
            <w:pPr>
              <w:ind w:left="720"/>
              <w:cnfStyle w:val="000000000000" w:firstRow="0" w:lastRow="0" w:firstColumn="0" w:lastColumn="0" w:oddVBand="0" w:evenVBand="0" w:oddHBand="0" w:evenHBand="0" w:firstRowFirstColumn="0" w:firstRowLastColumn="0" w:lastRowFirstColumn="0" w:lastRowLastColumn="0"/>
            </w:pPr>
            <w:r w:rsidRPr="00C17EC3">
              <w:t>Realizar pruebas de pH de ingreso</w:t>
            </w:r>
          </w:p>
        </w:tc>
      </w:tr>
      <w:tr w:rsidR="004D3810" w:rsidRPr="00C17EC3" w14:paraId="257D2042" w14:textId="77777777" w:rsidTr="0078559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14:paraId="6900E325" w14:textId="77777777" w:rsidR="004D3810" w:rsidRPr="00C17EC3" w:rsidRDefault="004D3810" w:rsidP="00785592">
            <w:pPr>
              <w:ind w:left="720"/>
            </w:pPr>
            <w:r w:rsidRPr="00C17EC3">
              <w:t>15</w:t>
            </w:r>
          </w:p>
        </w:tc>
        <w:tc>
          <w:tcPr>
            <w:tcW w:w="7516" w:type="dxa"/>
            <w:noWrap/>
            <w:hideMark/>
          </w:tcPr>
          <w:p w14:paraId="6216F335" w14:textId="77777777" w:rsidR="004D3810" w:rsidRPr="00C17EC3" w:rsidRDefault="004D3810" w:rsidP="00785592">
            <w:pPr>
              <w:ind w:left="720"/>
              <w:cnfStyle w:val="000000100000" w:firstRow="0" w:lastRow="0" w:firstColumn="0" w:lastColumn="0" w:oddVBand="0" w:evenVBand="0" w:oddHBand="1" w:evenHBand="0" w:firstRowFirstColumn="0" w:firstRowLastColumn="0" w:lastRowFirstColumn="0" w:lastRowLastColumn="0"/>
            </w:pPr>
            <w:r w:rsidRPr="00C17EC3">
              <w:t>Realizar pruebas de cloro (mg/L (ppm) de la llave nariz</w:t>
            </w:r>
          </w:p>
        </w:tc>
      </w:tr>
      <w:tr w:rsidR="004D3810" w:rsidRPr="00C17EC3" w14:paraId="40E08C64" w14:textId="77777777" w:rsidTr="00785592">
        <w:trPr>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14:paraId="4C4B3BF3" w14:textId="77777777" w:rsidR="004D3810" w:rsidRPr="00C17EC3" w:rsidRDefault="004D3810" w:rsidP="00785592">
            <w:pPr>
              <w:ind w:left="720"/>
            </w:pPr>
            <w:r w:rsidRPr="00C17EC3">
              <w:t>16</w:t>
            </w:r>
          </w:p>
        </w:tc>
        <w:tc>
          <w:tcPr>
            <w:tcW w:w="7516" w:type="dxa"/>
            <w:noWrap/>
            <w:hideMark/>
          </w:tcPr>
          <w:p w14:paraId="7D47A70D" w14:textId="77777777" w:rsidR="004D3810" w:rsidRPr="00C17EC3" w:rsidRDefault="004D3810" w:rsidP="00785592">
            <w:pPr>
              <w:ind w:left="720"/>
              <w:cnfStyle w:val="000000000000" w:firstRow="0" w:lastRow="0" w:firstColumn="0" w:lastColumn="0" w:oddVBand="0" w:evenVBand="0" w:oddHBand="0" w:evenHBand="0" w:firstRowFirstColumn="0" w:firstRowLastColumn="0" w:lastRowFirstColumn="0" w:lastRowLastColumn="0"/>
            </w:pPr>
            <w:r w:rsidRPr="00C17EC3">
              <w:t>Realizar pruebas de pH de la llave nariz</w:t>
            </w:r>
          </w:p>
        </w:tc>
      </w:tr>
      <w:tr w:rsidR="004D3810" w:rsidRPr="00C17EC3" w14:paraId="46CD93AC" w14:textId="77777777" w:rsidTr="0078559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14:paraId="0176BD1C" w14:textId="77777777" w:rsidR="004D3810" w:rsidRPr="00C17EC3" w:rsidRDefault="004D3810" w:rsidP="00785592">
            <w:pPr>
              <w:ind w:left="720"/>
            </w:pPr>
            <w:r w:rsidRPr="00C17EC3">
              <w:t>17</w:t>
            </w:r>
          </w:p>
        </w:tc>
        <w:tc>
          <w:tcPr>
            <w:tcW w:w="7516" w:type="dxa"/>
            <w:noWrap/>
            <w:hideMark/>
          </w:tcPr>
          <w:p w14:paraId="43419A69" w14:textId="77777777" w:rsidR="004D3810" w:rsidRPr="00C17EC3" w:rsidRDefault="004D3810" w:rsidP="00785592">
            <w:pPr>
              <w:ind w:left="720"/>
              <w:cnfStyle w:val="000000100000" w:firstRow="0" w:lastRow="0" w:firstColumn="0" w:lastColumn="0" w:oddVBand="0" w:evenVBand="0" w:oddHBand="1" w:evenHBand="0" w:firstRowFirstColumn="0" w:firstRowLastColumn="0" w:lastRowFirstColumn="0" w:lastRowLastColumn="0"/>
            </w:pPr>
            <w:r w:rsidRPr="00C17EC3">
              <w:t>Toma de mediciones puntuales (influente) (m³/día) y asentar el promedio</w:t>
            </w:r>
          </w:p>
        </w:tc>
      </w:tr>
      <w:tr w:rsidR="004D3810" w:rsidRPr="00C17EC3" w14:paraId="19B7EC6D" w14:textId="77777777" w:rsidTr="00785592">
        <w:trPr>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14:paraId="57A71782" w14:textId="77777777" w:rsidR="004D3810" w:rsidRPr="00C17EC3" w:rsidRDefault="004D3810" w:rsidP="00785592">
            <w:pPr>
              <w:ind w:left="720"/>
            </w:pPr>
            <w:r w:rsidRPr="00C17EC3">
              <w:t>18</w:t>
            </w:r>
          </w:p>
        </w:tc>
        <w:tc>
          <w:tcPr>
            <w:tcW w:w="7516" w:type="dxa"/>
            <w:noWrap/>
            <w:hideMark/>
          </w:tcPr>
          <w:p w14:paraId="403DB0E4" w14:textId="77777777" w:rsidR="004D3810" w:rsidRPr="00C17EC3" w:rsidRDefault="004D3810" w:rsidP="00785592">
            <w:pPr>
              <w:ind w:left="720"/>
              <w:cnfStyle w:val="000000000000" w:firstRow="0" w:lastRow="0" w:firstColumn="0" w:lastColumn="0" w:oddVBand="0" w:evenVBand="0" w:oddHBand="0" w:evenHBand="0" w:firstRowFirstColumn="0" w:firstRowLastColumn="0" w:lastRowFirstColumn="0" w:lastRowLastColumn="0"/>
            </w:pPr>
            <w:r w:rsidRPr="00C17EC3">
              <w:t>Asentar voltajes y amperajes en formato correspondiente</w:t>
            </w:r>
          </w:p>
        </w:tc>
      </w:tr>
      <w:tr w:rsidR="004D3810" w:rsidRPr="00C17EC3" w14:paraId="501124A3" w14:textId="77777777" w:rsidTr="0078559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14:paraId="3FF5E405" w14:textId="77777777" w:rsidR="004D3810" w:rsidRPr="00C17EC3" w:rsidRDefault="004D3810" w:rsidP="00785592">
            <w:pPr>
              <w:ind w:left="720"/>
            </w:pPr>
            <w:r w:rsidRPr="00C17EC3">
              <w:t>19</w:t>
            </w:r>
          </w:p>
        </w:tc>
        <w:tc>
          <w:tcPr>
            <w:tcW w:w="7516" w:type="dxa"/>
            <w:noWrap/>
            <w:hideMark/>
          </w:tcPr>
          <w:p w14:paraId="57396629" w14:textId="77777777" w:rsidR="004D3810" w:rsidRPr="00C17EC3" w:rsidRDefault="004D3810" w:rsidP="00785592">
            <w:pPr>
              <w:ind w:left="720"/>
              <w:cnfStyle w:val="000000100000" w:firstRow="0" w:lastRow="0" w:firstColumn="0" w:lastColumn="0" w:oddVBand="0" w:evenVBand="0" w:oddHBand="1" w:evenHBand="0" w:firstRowFirstColumn="0" w:firstRowLastColumn="0" w:lastRowFirstColumn="0" w:lastRowLastColumn="0"/>
            </w:pPr>
            <w:r w:rsidRPr="00C17EC3">
              <w:t>Revisar agua de tanque regular (aspecto y olor)</w:t>
            </w:r>
          </w:p>
        </w:tc>
      </w:tr>
      <w:tr w:rsidR="004D3810" w:rsidRPr="00C17EC3" w14:paraId="23814BF5" w14:textId="77777777" w:rsidTr="00785592">
        <w:trPr>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14:paraId="3CB750B7" w14:textId="77777777" w:rsidR="004D3810" w:rsidRPr="00C17EC3" w:rsidRDefault="004D3810" w:rsidP="00785592">
            <w:pPr>
              <w:ind w:left="720"/>
            </w:pPr>
            <w:r w:rsidRPr="00C17EC3">
              <w:t>20</w:t>
            </w:r>
          </w:p>
        </w:tc>
        <w:tc>
          <w:tcPr>
            <w:tcW w:w="7516" w:type="dxa"/>
            <w:noWrap/>
            <w:hideMark/>
          </w:tcPr>
          <w:p w14:paraId="5FA04B9A" w14:textId="77777777" w:rsidR="004D3810" w:rsidRPr="00C17EC3" w:rsidRDefault="004D3810" w:rsidP="00785592">
            <w:pPr>
              <w:ind w:left="720"/>
              <w:cnfStyle w:val="000000000000" w:firstRow="0" w:lastRow="0" w:firstColumn="0" w:lastColumn="0" w:oddVBand="0" w:evenVBand="0" w:oddHBand="0" w:evenHBand="0" w:firstRowFirstColumn="0" w:firstRowLastColumn="0" w:lastRowFirstColumn="0" w:lastRowLastColumn="0"/>
            </w:pPr>
            <w:r w:rsidRPr="00C17EC3">
              <w:t>Verificar desgaste de pastillas de cloro</w:t>
            </w:r>
          </w:p>
        </w:tc>
      </w:tr>
      <w:tr w:rsidR="004D3810" w:rsidRPr="00C17EC3" w14:paraId="245D77E1" w14:textId="77777777" w:rsidTr="0078559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14:paraId="324BB6E5" w14:textId="77777777" w:rsidR="004D3810" w:rsidRPr="00C17EC3" w:rsidRDefault="004D3810" w:rsidP="00785592">
            <w:pPr>
              <w:ind w:left="720"/>
            </w:pPr>
            <w:r w:rsidRPr="00C17EC3">
              <w:t>21</w:t>
            </w:r>
          </w:p>
        </w:tc>
        <w:tc>
          <w:tcPr>
            <w:tcW w:w="7516" w:type="dxa"/>
            <w:noWrap/>
            <w:hideMark/>
          </w:tcPr>
          <w:p w14:paraId="1DB42E35" w14:textId="77777777" w:rsidR="004D3810" w:rsidRPr="00C17EC3" w:rsidRDefault="004D3810" w:rsidP="00785592">
            <w:pPr>
              <w:ind w:left="720"/>
              <w:cnfStyle w:val="000000100000" w:firstRow="0" w:lastRow="0" w:firstColumn="0" w:lastColumn="0" w:oddVBand="0" w:evenVBand="0" w:oddHBand="1" w:evenHBand="0" w:firstRowFirstColumn="0" w:firstRowLastColumn="0" w:lastRowFirstColumn="0" w:lastRowLastColumn="0"/>
            </w:pPr>
            <w:r w:rsidRPr="00C17EC3">
              <w:t>Barrer área perimetral de la PTAR</w:t>
            </w:r>
          </w:p>
        </w:tc>
      </w:tr>
      <w:tr w:rsidR="004D3810" w:rsidRPr="00C17EC3" w14:paraId="09F8F822" w14:textId="77777777" w:rsidTr="00785592">
        <w:trPr>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14:paraId="30CCB74D" w14:textId="77777777" w:rsidR="004D3810" w:rsidRPr="00C17EC3" w:rsidRDefault="004D3810" w:rsidP="00785592">
            <w:pPr>
              <w:ind w:left="720"/>
            </w:pPr>
            <w:r w:rsidRPr="00C17EC3">
              <w:t>22</w:t>
            </w:r>
          </w:p>
        </w:tc>
        <w:tc>
          <w:tcPr>
            <w:tcW w:w="7516" w:type="dxa"/>
            <w:noWrap/>
            <w:hideMark/>
          </w:tcPr>
          <w:p w14:paraId="38A0C02B" w14:textId="77777777" w:rsidR="004D3810" w:rsidRPr="00C17EC3" w:rsidRDefault="004D3810" w:rsidP="00785592">
            <w:pPr>
              <w:ind w:left="720"/>
              <w:cnfStyle w:val="000000000000" w:firstRow="0" w:lastRow="0" w:firstColumn="0" w:lastColumn="0" w:oddVBand="0" w:evenVBand="0" w:oddHBand="0" w:evenHBand="0" w:firstRowFirstColumn="0" w:firstRowLastColumn="0" w:lastRowFirstColumn="0" w:lastRowLastColumn="0"/>
            </w:pPr>
            <w:r w:rsidRPr="00C17EC3">
              <w:t>Limpieza de trampas de grasa</w:t>
            </w:r>
          </w:p>
        </w:tc>
      </w:tr>
      <w:tr w:rsidR="004D3810" w:rsidRPr="00C17EC3" w14:paraId="4057D097" w14:textId="77777777" w:rsidTr="0078559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14:paraId="2F53E0E8" w14:textId="77777777" w:rsidR="004D3810" w:rsidRPr="00C17EC3" w:rsidRDefault="004D3810" w:rsidP="00785592">
            <w:pPr>
              <w:ind w:left="720"/>
            </w:pPr>
            <w:r w:rsidRPr="00C17EC3">
              <w:t>23</w:t>
            </w:r>
          </w:p>
        </w:tc>
        <w:tc>
          <w:tcPr>
            <w:tcW w:w="7516" w:type="dxa"/>
            <w:noWrap/>
            <w:hideMark/>
          </w:tcPr>
          <w:p w14:paraId="3FE7F2BB" w14:textId="77777777" w:rsidR="004D3810" w:rsidRPr="00C17EC3" w:rsidRDefault="004D3810" w:rsidP="00785592">
            <w:pPr>
              <w:ind w:left="720"/>
              <w:cnfStyle w:val="000000100000" w:firstRow="0" w:lastRow="0" w:firstColumn="0" w:lastColumn="0" w:oddVBand="0" w:evenVBand="0" w:oddHBand="1" w:evenHBand="0" w:firstRowFirstColumn="0" w:firstRowLastColumn="0" w:lastRowFirstColumn="0" w:lastRowLastColumn="0"/>
            </w:pPr>
            <w:r w:rsidRPr="00C17EC3">
              <w:t>Verificar calidad de ART en núcleo sanitario</w:t>
            </w:r>
          </w:p>
        </w:tc>
      </w:tr>
      <w:tr w:rsidR="004D3810" w:rsidRPr="00C17EC3" w14:paraId="6FD95EEB" w14:textId="77777777" w:rsidTr="00785592">
        <w:trPr>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14:paraId="03EA16D6" w14:textId="77777777" w:rsidR="004D3810" w:rsidRPr="00C17EC3" w:rsidRDefault="004D3810" w:rsidP="00785592">
            <w:pPr>
              <w:ind w:left="720"/>
            </w:pPr>
            <w:r w:rsidRPr="00C17EC3">
              <w:t>24</w:t>
            </w:r>
          </w:p>
        </w:tc>
        <w:tc>
          <w:tcPr>
            <w:tcW w:w="7516" w:type="dxa"/>
            <w:noWrap/>
            <w:hideMark/>
          </w:tcPr>
          <w:p w14:paraId="467ACB63" w14:textId="77777777" w:rsidR="004D3810" w:rsidRPr="00C17EC3" w:rsidRDefault="004D3810" w:rsidP="00785592">
            <w:pPr>
              <w:ind w:left="720"/>
              <w:cnfStyle w:val="000000000000" w:firstRow="0" w:lastRow="0" w:firstColumn="0" w:lastColumn="0" w:oddVBand="0" w:evenVBand="0" w:oddHBand="0" w:evenHBand="0" w:firstRowFirstColumn="0" w:firstRowLastColumn="0" w:lastRowFirstColumn="0" w:lastRowLastColumn="0"/>
            </w:pPr>
            <w:r w:rsidRPr="00C17EC3">
              <w:t>Limpieza de la PTAR e instrumentos</w:t>
            </w:r>
          </w:p>
        </w:tc>
      </w:tr>
    </w:tbl>
    <w:p w14:paraId="46DBEC47" w14:textId="77777777" w:rsidR="004D3810" w:rsidRPr="004D3810" w:rsidRDefault="004D3810" w:rsidP="00174C2D">
      <w:pPr>
        <w:ind w:left="720"/>
      </w:pPr>
    </w:p>
    <w:p w14:paraId="77ED15DB" w14:textId="4352D625" w:rsidR="004D3810" w:rsidRDefault="00E333DB" w:rsidP="00174C2D">
      <w:pPr>
        <w:ind w:left="720"/>
        <w:rPr>
          <w:lang w:val="es-ES"/>
        </w:rPr>
      </w:pPr>
      <w:r>
        <w:rPr>
          <w:b/>
          <w:lang w:val="es-ES"/>
        </w:rPr>
        <w:t>Información SYTESA para la elaboración de sus a</w:t>
      </w:r>
      <w:r w:rsidR="004D3810">
        <w:rPr>
          <w:b/>
          <w:lang w:val="es-ES"/>
        </w:rPr>
        <w:t>ctividades rutina semanal</w:t>
      </w:r>
      <w:r w:rsidR="004D3810" w:rsidRPr="004D3810">
        <w:rPr>
          <w:lang w:val="es-ES"/>
        </w:rPr>
        <w:t>:</w:t>
      </w:r>
    </w:p>
    <w:tbl>
      <w:tblPr>
        <w:tblStyle w:val="Tablanormal31"/>
        <w:tblW w:w="8789" w:type="dxa"/>
        <w:tblLook w:val="04A0" w:firstRow="1" w:lastRow="0" w:firstColumn="1" w:lastColumn="0" w:noHBand="0" w:noVBand="1"/>
      </w:tblPr>
      <w:tblGrid>
        <w:gridCol w:w="1289"/>
        <w:gridCol w:w="7500"/>
      </w:tblGrid>
      <w:tr w:rsidR="00277BA5" w:rsidRPr="00277BA5" w14:paraId="48E7DFC9" w14:textId="77777777" w:rsidTr="00F17F1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289" w:type="dxa"/>
            <w:noWrap/>
            <w:hideMark/>
          </w:tcPr>
          <w:p w14:paraId="4239DCB6" w14:textId="77777777" w:rsidR="00277BA5" w:rsidRPr="00277BA5" w:rsidRDefault="00277BA5" w:rsidP="00277BA5">
            <w:pPr>
              <w:ind w:left="720"/>
            </w:pPr>
            <w:r w:rsidRPr="00277BA5">
              <w:t>NO.</w:t>
            </w:r>
          </w:p>
        </w:tc>
        <w:tc>
          <w:tcPr>
            <w:tcW w:w="7500" w:type="dxa"/>
            <w:noWrap/>
            <w:hideMark/>
          </w:tcPr>
          <w:p w14:paraId="40D51087" w14:textId="77777777" w:rsidR="00277BA5" w:rsidRPr="00277BA5" w:rsidRDefault="00277BA5" w:rsidP="00277BA5">
            <w:pPr>
              <w:ind w:left="720"/>
              <w:cnfStyle w:val="100000000000" w:firstRow="1" w:lastRow="0" w:firstColumn="0" w:lastColumn="0" w:oddVBand="0" w:evenVBand="0" w:oddHBand="0" w:evenHBand="0" w:firstRowFirstColumn="0" w:firstRowLastColumn="0" w:lastRowFirstColumn="0" w:lastRowLastColumn="0"/>
            </w:pPr>
            <w:r w:rsidRPr="00277BA5">
              <w:t>Actividad</w:t>
            </w:r>
          </w:p>
        </w:tc>
      </w:tr>
      <w:tr w:rsidR="00277BA5" w:rsidRPr="00277BA5" w14:paraId="4B85F63A" w14:textId="77777777" w:rsidTr="00F17F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810C92" w14:textId="77777777" w:rsidR="00277BA5" w:rsidRPr="00277BA5" w:rsidRDefault="00277BA5" w:rsidP="00277BA5">
            <w:pPr>
              <w:ind w:left="720"/>
            </w:pPr>
            <w:r w:rsidRPr="00277BA5">
              <w:t>1</w:t>
            </w:r>
          </w:p>
        </w:tc>
        <w:tc>
          <w:tcPr>
            <w:tcW w:w="7500" w:type="dxa"/>
            <w:noWrap/>
            <w:hideMark/>
          </w:tcPr>
          <w:p w14:paraId="2BCBFBC1" w14:textId="77777777" w:rsidR="00277BA5" w:rsidRPr="00277BA5" w:rsidRDefault="00277BA5" w:rsidP="00277BA5">
            <w:pPr>
              <w:ind w:left="720"/>
              <w:cnfStyle w:val="000000100000" w:firstRow="0" w:lastRow="0" w:firstColumn="0" w:lastColumn="0" w:oddVBand="0" w:evenVBand="0" w:oddHBand="1" w:evenHBand="0" w:firstRowFirstColumn="0" w:firstRowLastColumn="0" w:lastRowFirstColumn="0" w:lastRowLastColumn="0"/>
            </w:pPr>
            <w:r w:rsidRPr="00277BA5">
              <w:t>Verificar desgaste y/o reemplazar pastillas de cloro</w:t>
            </w:r>
          </w:p>
        </w:tc>
      </w:tr>
      <w:tr w:rsidR="00277BA5" w:rsidRPr="00277BA5" w14:paraId="42C7F452" w14:textId="77777777" w:rsidTr="00F17F19">
        <w:trPr>
          <w:trHeight w:val="300"/>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D43FB1D" w14:textId="77777777" w:rsidR="00277BA5" w:rsidRPr="00277BA5" w:rsidRDefault="00277BA5" w:rsidP="00277BA5">
            <w:pPr>
              <w:ind w:left="720"/>
            </w:pPr>
            <w:r w:rsidRPr="00277BA5">
              <w:t>2</w:t>
            </w:r>
          </w:p>
        </w:tc>
        <w:tc>
          <w:tcPr>
            <w:tcW w:w="7500" w:type="dxa"/>
            <w:noWrap/>
            <w:hideMark/>
          </w:tcPr>
          <w:p w14:paraId="640584E3" w14:textId="77777777" w:rsidR="00277BA5" w:rsidRPr="00277BA5" w:rsidRDefault="00277BA5" w:rsidP="00277BA5">
            <w:pPr>
              <w:ind w:left="720"/>
              <w:cnfStyle w:val="000000000000" w:firstRow="0" w:lastRow="0" w:firstColumn="0" w:lastColumn="0" w:oddVBand="0" w:evenVBand="0" w:oddHBand="0" w:evenHBand="0" w:firstRowFirstColumn="0" w:firstRowLastColumn="0" w:lastRowFirstColumn="0" w:lastRowLastColumn="0"/>
            </w:pPr>
            <w:r w:rsidRPr="00277BA5">
              <w:t>Verificar operación de los relojes de retro lavado</w:t>
            </w:r>
          </w:p>
        </w:tc>
      </w:tr>
      <w:tr w:rsidR="00277BA5" w:rsidRPr="00277BA5" w14:paraId="1801832F" w14:textId="77777777" w:rsidTr="00F17F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BF4D14C" w14:textId="77777777" w:rsidR="00277BA5" w:rsidRPr="00277BA5" w:rsidRDefault="00277BA5" w:rsidP="00277BA5">
            <w:pPr>
              <w:ind w:left="720"/>
            </w:pPr>
            <w:r w:rsidRPr="00277BA5">
              <w:t>3</w:t>
            </w:r>
          </w:p>
        </w:tc>
        <w:tc>
          <w:tcPr>
            <w:tcW w:w="7500" w:type="dxa"/>
            <w:noWrap/>
            <w:hideMark/>
          </w:tcPr>
          <w:p w14:paraId="4A0E0C7A" w14:textId="77777777" w:rsidR="00277BA5" w:rsidRPr="00277BA5" w:rsidRDefault="00277BA5" w:rsidP="00277BA5">
            <w:pPr>
              <w:ind w:left="720"/>
              <w:cnfStyle w:val="000000100000" w:firstRow="0" w:lastRow="0" w:firstColumn="0" w:lastColumn="0" w:oddVBand="0" w:evenVBand="0" w:oddHBand="1" w:evenHBand="0" w:firstRowFirstColumn="0" w:firstRowLastColumn="0" w:lastRowFirstColumn="0" w:lastRowLastColumn="0"/>
            </w:pPr>
            <w:r w:rsidRPr="00277BA5">
              <w:t>Manipular válvulas de paso de la PTAR</w:t>
            </w:r>
          </w:p>
        </w:tc>
      </w:tr>
      <w:tr w:rsidR="00277BA5" w:rsidRPr="00277BA5" w14:paraId="3D88B7FD" w14:textId="77777777" w:rsidTr="00F17F19">
        <w:trPr>
          <w:trHeight w:val="300"/>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1253E8" w14:textId="77777777" w:rsidR="00277BA5" w:rsidRPr="00277BA5" w:rsidRDefault="00277BA5" w:rsidP="00277BA5">
            <w:pPr>
              <w:ind w:left="720"/>
            </w:pPr>
            <w:r w:rsidRPr="00277BA5">
              <w:t>4</w:t>
            </w:r>
          </w:p>
        </w:tc>
        <w:tc>
          <w:tcPr>
            <w:tcW w:w="7500" w:type="dxa"/>
            <w:noWrap/>
            <w:hideMark/>
          </w:tcPr>
          <w:p w14:paraId="132996BE" w14:textId="77777777" w:rsidR="00277BA5" w:rsidRPr="00277BA5" w:rsidRDefault="00277BA5" w:rsidP="00277BA5">
            <w:pPr>
              <w:ind w:left="720"/>
              <w:cnfStyle w:val="000000000000" w:firstRow="0" w:lastRow="0" w:firstColumn="0" w:lastColumn="0" w:oddVBand="0" w:evenVBand="0" w:oddHBand="0" w:evenHBand="0" w:firstRowFirstColumn="0" w:firstRowLastColumn="0" w:lastRowFirstColumn="0" w:lastRowLastColumn="0"/>
            </w:pPr>
            <w:r w:rsidRPr="00277BA5">
              <w:t>Revisar canastilla de pre tratamiento (estado y abertura de la malla)</w:t>
            </w:r>
          </w:p>
        </w:tc>
      </w:tr>
      <w:tr w:rsidR="00277BA5" w:rsidRPr="00277BA5" w14:paraId="2834F49A" w14:textId="77777777" w:rsidTr="00F17F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1072AE5" w14:textId="77777777" w:rsidR="00277BA5" w:rsidRPr="00277BA5" w:rsidRDefault="00277BA5" w:rsidP="00277BA5">
            <w:pPr>
              <w:ind w:left="720"/>
            </w:pPr>
            <w:r w:rsidRPr="00277BA5">
              <w:t>5</w:t>
            </w:r>
          </w:p>
        </w:tc>
        <w:tc>
          <w:tcPr>
            <w:tcW w:w="7500" w:type="dxa"/>
            <w:noWrap/>
            <w:hideMark/>
          </w:tcPr>
          <w:p w14:paraId="4B055FB1" w14:textId="77777777" w:rsidR="00277BA5" w:rsidRPr="00277BA5" w:rsidRDefault="00277BA5" w:rsidP="00277BA5">
            <w:pPr>
              <w:ind w:left="720"/>
              <w:cnfStyle w:val="000000100000" w:firstRow="0" w:lastRow="0" w:firstColumn="0" w:lastColumn="0" w:oddVBand="0" w:evenVBand="0" w:oddHBand="1" w:evenHBand="0" w:firstRowFirstColumn="0" w:firstRowLastColumn="0" w:lastRowFirstColumn="0" w:lastRowLastColumn="0"/>
            </w:pPr>
            <w:r w:rsidRPr="00277BA5">
              <w:t>Lubricar candados, chapas y bisagras</w:t>
            </w:r>
          </w:p>
        </w:tc>
      </w:tr>
      <w:tr w:rsidR="00277BA5" w:rsidRPr="00277BA5" w14:paraId="57CACA8C" w14:textId="77777777" w:rsidTr="00F17F19">
        <w:trPr>
          <w:trHeight w:val="300"/>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986F9F" w14:textId="77777777" w:rsidR="00277BA5" w:rsidRPr="00277BA5" w:rsidRDefault="00277BA5" w:rsidP="00277BA5">
            <w:pPr>
              <w:ind w:left="720"/>
            </w:pPr>
            <w:r w:rsidRPr="00277BA5">
              <w:t>6</w:t>
            </w:r>
          </w:p>
        </w:tc>
        <w:tc>
          <w:tcPr>
            <w:tcW w:w="7500" w:type="dxa"/>
            <w:noWrap/>
            <w:hideMark/>
          </w:tcPr>
          <w:p w14:paraId="7CFED8A9" w14:textId="77777777" w:rsidR="00277BA5" w:rsidRPr="00277BA5" w:rsidRDefault="00277BA5" w:rsidP="00277BA5">
            <w:pPr>
              <w:ind w:left="720"/>
              <w:cnfStyle w:val="000000000000" w:firstRow="0" w:lastRow="0" w:firstColumn="0" w:lastColumn="0" w:oddVBand="0" w:evenVBand="0" w:oddHBand="0" w:evenHBand="0" w:firstRowFirstColumn="0" w:firstRowLastColumn="0" w:lastRowFirstColumn="0" w:lastRowLastColumn="0"/>
            </w:pPr>
            <w:r w:rsidRPr="00277BA5">
              <w:t>Limpieza interior de tableros de control</w:t>
            </w:r>
          </w:p>
        </w:tc>
      </w:tr>
      <w:tr w:rsidR="00277BA5" w:rsidRPr="00277BA5" w14:paraId="3767C4A4" w14:textId="77777777" w:rsidTr="00F17F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9C94024" w14:textId="77777777" w:rsidR="00277BA5" w:rsidRPr="00277BA5" w:rsidRDefault="00277BA5" w:rsidP="00277BA5">
            <w:pPr>
              <w:ind w:left="720"/>
            </w:pPr>
            <w:r w:rsidRPr="00277BA5">
              <w:t>7</w:t>
            </w:r>
          </w:p>
        </w:tc>
        <w:tc>
          <w:tcPr>
            <w:tcW w:w="7500" w:type="dxa"/>
            <w:noWrap/>
            <w:hideMark/>
          </w:tcPr>
          <w:p w14:paraId="58AE7267" w14:textId="77777777" w:rsidR="00277BA5" w:rsidRPr="00277BA5" w:rsidRDefault="00277BA5" w:rsidP="00277BA5">
            <w:pPr>
              <w:ind w:left="720"/>
              <w:cnfStyle w:val="000000100000" w:firstRow="0" w:lastRow="0" w:firstColumn="0" w:lastColumn="0" w:oddVBand="0" w:evenVBand="0" w:oddHBand="1" w:evenHBand="0" w:firstRowFirstColumn="0" w:firstRowLastColumn="0" w:lastRowFirstColumn="0" w:lastRowLastColumn="0"/>
            </w:pPr>
            <w:r w:rsidRPr="00277BA5">
              <w:t>Revisar el nivel de aceite en sopladores</w:t>
            </w:r>
          </w:p>
        </w:tc>
      </w:tr>
      <w:tr w:rsidR="00277BA5" w:rsidRPr="00277BA5" w14:paraId="43CDFAEE" w14:textId="77777777" w:rsidTr="00F17F19">
        <w:trPr>
          <w:trHeight w:val="300"/>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2EF9EA6" w14:textId="77777777" w:rsidR="00277BA5" w:rsidRPr="00277BA5" w:rsidRDefault="00277BA5" w:rsidP="00277BA5">
            <w:pPr>
              <w:ind w:left="720"/>
            </w:pPr>
            <w:r w:rsidRPr="00277BA5">
              <w:t>8</w:t>
            </w:r>
          </w:p>
        </w:tc>
        <w:tc>
          <w:tcPr>
            <w:tcW w:w="7500" w:type="dxa"/>
            <w:noWrap/>
            <w:hideMark/>
          </w:tcPr>
          <w:p w14:paraId="5DA5FC54" w14:textId="77777777" w:rsidR="00277BA5" w:rsidRPr="00277BA5" w:rsidRDefault="00277BA5" w:rsidP="00277BA5">
            <w:pPr>
              <w:ind w:left="720"/>
              <w:cnfStyle w:val="000000000000" w:firstRow="0" w:lastRow="0" w:firstColumn="0" w:lastColumn="0" w:oddVBand="0" w:evenVBand="0" w:oddHBand="0" w:evenHBand="0" w:firstRowFirstColumn="0" w:firstRowLastColumn="0" w:lastRowFirstColumn="0" w:lastRowLastColumn="0"/>
            </w:pPr>
            <w:r w:rsidRPr="00277BA5">
              <w:t>Limpieza y barrido de lechos de secado</w:t>
            </w:r>
          </w:p>
        </w:tc>
      </w:tr>
      <w:tr w:rsidR="00277BA5" w:rsidRPr="00277BA5" w14:paraId="1AB14D87" w14:textId="77777777" w:rsidTr="00F17F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0206330" w14:textId="77777777" w:rsidR="00277BA5" w:rsidRPr="00277BA5" w:rsidRDefault="00277BA5" w:rsidP="00277BA5">
            <w:pPr>
              <w:ind w:left="720"/>
            </w:pPr>
            <w:r w:rsidRPr="00277BA5">
              <w:t>9</w:t>
            </w:r>
          </w:p>
        </w:tc>
        <w:tc>
          <w:tcPr>
            <w:tcW w:w="7500" w:type="dxa"/>
            <w:noWrap/>
            <w:hideMark/>
          </w:tcPr>
          <w:p w14:paraId="058A0368" w14:textId="77777777" w:rsidR="00277BA5" w:rsidRPr="00277BA5" w:rsidRDefault="00277BA5" w:rsidP="00277BA5">
            <w:pPr>
              <w:ind w:left="720"/>
              <w:cnfStyle w:val="000000100000" w:firstRow="0" w:lastRow="0" w:firstColumn="0" w:lastColumn="0" w:oddVBand="0" w:evenVBand="0" w:oddHBand="1" w:evenHBand="0" w:firstRowFirstColumn="0" w:firstRowLastColumn="0" w:lastRowFirstColumn="0" w:lastRowLastColumn="0"/>
            </w:pPr>
            <w:r w:rsidRPr="00277BA5">
              <w:t>Revisión de tensión y desgaste de bandas</w:t>
            </w:r>
          </w:p>
        </w:tc>
      </w:tr>
      <w:tr w:rsidR="00277BA5" w:rsidRPr="00277BA5" w14:paraId="24B75A33" w14:textId="77777777" w:rsidTr="00F17F19">
        <w:trPr>
          <w:trHeight w:val="300"/>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EF7F5FB" w14:textId="77777777" w:rsidR="00277BA5" w:rsidRPr="00277BA5" w:rsidRDefault="00277BA5" w:rsidP="00277BA5">
            <w:pPr>
              <w:ind w:left="720"/>
            </w:pPr>
            <w:r w:rsidRPr="00277BA5">
              <w:t>10</w:t>
            </w:r>
          </w:p>
        </w:tc>
        <w:tc>
          <w:tcPr>
            <w:tcW w:w="7500" w:type="dxa"/>
            <w:noWrap/>
            <w:hideMark/>
          </w:tcPr>
          <w:p w14:paraId="29A47208" w14:textId="77777777" w:rsidR="00277BA5" w:rsidRPr="00277BA5" w:rsidRDefault="00277BA5" w:rsidP="00277BA5">
            <w:pPr>
              <w:ind w:left="720"/>
              <w:cnfStyle w:val="000000000000" w:firstRow="0" w:lastRow="0" w:firstColumn="0" w:lastColumn="0" w:oddVBand="0" w:evenVBand="0" w:oddHBand="0" w:evenHBand="0" w:firstRowFirstColumn="0" w:firstRowLastColumn="0" w:lastRowFirstColumn="0" w:lastRowLastColumn="0"/>
            </w:pPr>
            <w:r w:rsidRPr="00277BA5">
              <w:t>Alinear poleas</w:t>
            </w:r>
          </w:p>
        </w:tc>
      </w:tr>
      <w:tr w:rsidR="00277BA5" w:rsidRPr="00277BA5" w14:paraId="4D616813" w14:textId="77777777" w:rsidTr="00F17F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90C2055" w14:textId="77777777" w:rsidR="00277BA5" w:rsidRPr="00277BA5" w:rsidRDefault="00277BA5" w:rsidP="00277BA5">
            <w:pPr>
              <w:ind w:left="720"/>
            </w:pPr>
            <w:r w:rsidRPr="00277BA5">
              <w:t>11</w:t>
            </w:r>
          </w:p>
        </w:tc>
        <w:tc>
          <w:tcPr>
            <w:tcW w:w="7500" w:type="dxa"/>
            <w:noWrap/>
            <w:hideMark/>
          </w:tcPr>
          <w:p w14:paraId="5141337F" w14:textId="77777777" w:rsidR="00277BA5" w:rsidRPr="00277BA5" w:rsidRDefault="00277BA5" w:rsidP="00277BA5">
            <w:pPr>
              <w:ind w:left="720"/>
              <w:cnfStyle w:val="000000100000" w:firstRow="0" w:lastRow="0" w:firstColumn="0" w:lastColumn="0" w:oddVBand="0" w:evenVBand="0" w:oddHBand="1" w:evenHBand="0" w:firstRowFirstColumn="0" w:firstRowLastColumn="0" w:lastRowFirstColumn="0" w:lastRowLastColumn="0"/>
            </w:pPr>
            <w:r w:rsidRPr="00277BA5">
              <w:t>Limpieza de filtros de aire</w:t>
            </w:r>
          </w:p>
        </w:tc>
      </w:tr>
      <w:tr w:rsidR="00277BA5" w:rsidRPr="00277BA5" w14:paraId="0991D60E" w14:textId="77777777" w:rsidTr="00F17F19">
        <w:trPr>
          <w:trHeight w:val="300"/>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CE2920C" w14:textId="77777777" w:rsidR="00277BA5" w:rsidRPr="00277BA5" w:rsidRDefault="00277BA5" w:rsidP="00277BA5">
            <w:pPr>
              <w:ind w:left="720"/>
            </w:pPr>
            <w:r w:rsidRPr="00277BA5">
              <w:t>12</w:t>
            </w:r>
          </w:p>
        </w:tc>
        <w:tc>
          <w:tcPr>
            <w:tcW w:w="7500" w:type="dxa"/>
            <w:noWrap/>
            <w:hideMark/>
          </w:tcPr>
          <w:p w14:paraId="0B09947A" w14:textId="77777777" w:rsidR="00277BA5" w:rsidRPr="00277BA5" w:rsidRDefault="00277BA5" w:rsidP="00277BA5">
            <w:pPr>
              <w:ind w:left="720"/>
              <w:cnfStyle w:val="000000000000" w:firstRow="0" w:lastRow="0" w:firstColumn="0" w:lastColumn="0" w:oddVBand="0" w:evenVBand="0" w:oddHBand="0" w:evenHBand="0" w:firstRowFirstColumn="0" w:firstRowLastColumn="0" w:lastRowFirstColumn="0" w:lastRowLastColumn="0"/>
            </w:pPr>
            <w:r w:rsidRPr="00277BA5">
              <w:t>Limpieza de motor, soplador y mesa</w:t>
            </w:r>
          </w:p>
        </w:tc>
      </w:tr>
      <w:tr w:rsidR="00277BA5" w:rsidRPr="00277BA5" w14:paraId="5C8A66CE" w14:textId="77777777" w:rsidTr="00F17F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ACD805F" w14:textId="77777777" w:rsidR="00277BA5" w:rsidRPr="00277BA5" w:rsidRDefault="00277BA5" w:rsidP="00277BA5">
            <w:pPr>
              <w:ind w:left="720"/>
            </w:pPr>
            <w:r w:rsidRPr="00277BA5">
              <w:t>13</w:t>
            </w:r>
          </w:p>
        </w:tc>
        <w:tc>
          <w:tcPr>
            <w:tcW w:w="7500" w:type="dxa"/>
            <w:noWrap/>
            <w:hideMark/>
          </w:tcPr>
          <w:p w14:paraId="78C29992" w14:textId="77777777" w:rsidR="00277BA5" w:rsidRPr="00277BA5" w:rsidRDefault="00277BA5" w:rsidP="00277BA5">
            <w:pPr>
              <w:ind w:left="720"/>
              <w:cnfStyle w:val="000000100000" w:firstRow="0" w:lastRow="0" w:firstColumn="0" w:lastColumn="0" w:oddVBand="0" w:evenVBand="0" w:oddHBand="1" w:evenHBand="0" w:firstRowFirstColumn="0" w:firstRowLastColumn="0" w:lastRowFirstColumn="0" w:lastRowLastColumn="0"/>
            </w:pPr>
            <w:r w:rsidRPr="00277BA5">
              <w:t>Limpieza de la cisterna de cloración (limpieza superficial)</w:t>
            </w:r>
          </w:p>
        </w:tc>
      </w:tr>
    </w:tbl>
    <w:p w14:paraId="4A6D8044" w14:textId="77777777" w:rsidR="00277BA5" w:rsidRPr="00277BA5" w:rsidRDefault="00277BA5" w:rsidP="00174C2D">
      <w:pPr>
        <w:ind w:left="720"/>
      </w:pPr>
    </w:p>
    <w:p w14:paraId="41F8AE5C" w14:textId="126976AB" w:rsidR="004D3810" w:rsidRDefault="00E333DB" w:rsidP="00174C2D">
      <w:pPr>
        <w:ind w:left="720"/>
        <w:rPr>
          <w:lang w:val="es-ES"/>
        </w:rPr>
      </w:pPr>
      <w:r>
        <w:rPr>
          <w:b/>
          <w:lang w:val="es-ES"/>
        </w:rPr>
        <w:t>Información SYTESA para la elaboración de sus a</w:t>
      </w:r>
      <w:r w:rsidR="004D3810">
        <w:rPr>
          <w:b/>
          <w:lang w:val="es-ES"/>
        </w:rPr>
        <w:t>ctividades rutina mensual</w:t>
      </w:r>
      <w:r w:rsidR="004D3810" w:rsidRPr="004D3810">
        <w:rPr>
          <w:lang w:val="es-ES"/>
        </w:rPr>
        <w:t>:</w:t>
      </w:r>
    </w:p>
    <w:tbl>
      <w:tblPr>
        <w:tblStyle w:val="Tablanormal31"/>
        <w:tblW w:w="8918" w:type="dxa"/>
        <w:tblLook w:val="04A0" w:firstRow="1" w:lastRow="0" w:firstColumn="1" w:lastColumn="0" w:noHBand="0" w:noVBand="1"/>
      </w:tblPr>
      <w:tblGrid>
        <w:gridCol w:w="1418"/>
        <w:gridCol w:w="7500"/>
      </w:tblGrid>
      <w:tr w:rsidR="00F17F19" w:rsidRPr="00F17F19" w14:paraId="42C6185E" w14:textId="77777777" w:rsidTr="006260A7">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418" w:type="dxa"/>
            <w:noWrap/>
            <w:hideMark/>
          </w:tcPr>
          <w:p w14:paraId="46BA110F" w14:textId="77777777" w:rsidR="00F17F19" w:rsidRPr="00F17F19" w:rsidRDefault="00F17F19" w:rsidP="00F17F19">
            <w:pPr>
              <w:ind w:left="720"/>
            </w:pPr>
            <w:r w:rsidRPr="00F17F19">
              <w:t>NO.</w:t>
            </w:r>
          </w:p>
        </w:tc>
        <w:tc>
          <w:tcPr>
            <w:tcW w:w="7500" w:type="dxa"/>
            <w:noWrap/>
            <w:hideMark/>
          </w:tcPr>
          <w:p w14:paraId="6B2D453D" w14:textId="77777777" w:rsidR="00F17F19" w:rsidRPr="00F17F19" w:rsidRDefault="00F17F19" w:rsidP="00F17F19">
            <w:pPr>
              <w:ind w:left="720"/>
              <w:cnfStyle w:val="100000000000" w:firstRow="1" w:lastRow="0" w:firstColumn="0" w:lastColumn="0" w:oddVBand="0" w:evenVBand="0" w:oddHBand="0" w:evenHBand="0" w:firstRowFirstColumn="0" w:firstRowLastColumn="0" w:lastRowFirstColumn="0" w:lastRowLastColumn="0"/>
            </w:pPr>
            <w:r w:rsidRPr="00F17F19">
              <w:t>Actividad</w:t>
            </w:r>
          </w:p>
        </w:tc>
      </w:tr>
      <w:tr w:rsidR="00F17F19" w:rsidRPr="00F17F19" w14:paraId="5906AFF2" w14:textId="77777777" w:rsidTr="006260A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8" w:type="dxa"/>
            <w:noWrap/>
            <w:hideMark/>
          </w:tcPr>
          <w:p w14:paraId="44A19482" w14:textId="77777777" w:rsidR="00F17F19" w:rsidRPr="00F17F19" w:rsidRDefault="00F17F19" w:rsidP="00F17F19">
            <w:pPr>
              <w:ind w:left="720"/>
            </w:pPr>
            <w:r w:rsidRPr="00F17F19">
              <w:t>1</w:t>
            </w:r>
          </w:p>
        </w:tc>
        <w:tc>
          <w:tcPr>
            <w:tcW w:w="7500" w:type="dxa"/>
            <w:noWrap/>
            <w:hideMark/>
          </w:tcPr>
          <w:p w14:paraId="05CB0836" w14:textId="77777777" w:rsidR="00F17F19" w:rsidRPr="00F17F19" w:rsidRDefault="00F17F19" w:rsidP="00F17F19">
            <w:pPr>
              <w:ind w:left="720"/>
              <w:cnfStyle w:val="000000100000" w:firstRow="0" w:lastRow="0" w:firstColumn="0" w:lastColumn="0" w:oddVBand="0" w:evenVBand="0" w:oddHBand="1" w:evenHBand="0" w:firstRowFirstColumn="0" w:firstRowLastColumn="0" w:lastRowFirstColumn="0" w:lastRowLastColumn="0"/>
            </w:pPr>
            <w:r w:rsidRPr="00F17F19">
              <w:t>Revisar fugas en válvulas de la PTAR</w:t>
            </w:r>
          </w:p>
        </w:tc>
      </w:tr>
      <w:tr w:rsidR="00F17F19" w:rsidRPr="00F17F19" w14:paraId="017C52A2" w14:textId="77777777" w:rsidTr="006260A7">
        <w:trPr>
          <w:trHeight w:val="300"/>
        </w:trPr>
        <w:tc>
          <w:tcPr>
            <w:cnfStyle w:val="001000000000" w:firstRow="0" w:lastRow="0" w:firstColumn="1" w:lastColumn="0" w:oddVBand="0" w:evenVBand="0" w:oddHBand="0" w:evenHBand="0" w:firstRowFirstColumn="0" w:firstRowLastColumn="0" w:lastRowFirstColumn="0" w:lastRowLastColumn="0"/>
            <w:tcW w:w="1418" w:type="dxa"/>
            <w:noWrap/>
            <w:hideMark/>
          </w:tcPr>
          <w:p w14:paraId="7098B6D2" w14:textId="77777777" w:rsidR="00F17F19" w:rsidRPr="00F17F19" w:rsidRDefault="00F17F19" w:rsidP="00F17F19">
            <w:pPr>
              <w:ind w:left="720"/>
            </w:pPr>
            <w:r w:rsidRPr="00F17F19">
              <w:t>2</w:t>
            </w:r>
          </w:p>
        </w:tc>
        <w:tc>
          <w:tcPr>
            <w:tcW w:w="7500" w:type="dxa"/>
            <w:noWrap/>
            <w:hideMark/>
          </w:tcPr>
          <w:p w14:paraId="2DAA8350" w14:textId="77777777" w:rsidR="00F17F19" w:rsidRPr="00F17F19" w:rsidRDefault="00F17F19" w:rsidP="00F17F19">
            <w:pPr>
              <w:ind w:left="720"/>
              <w:cnfStyle w:val="000000000000" w:firstRow="0" w:lastRow="0" w:firstColumn="0" w:lastColumn="0" w:oddVBand="0" w:evenVBand="0" w:oddHBand="0" w:evenHBand="0" w:firstRowFirstColumn="0" w:firstRowLastColumn="0" w:lastRowFirstColumn="0" w:lastRowLastColumn="0"/>
            </w:pPr>
            <w:r w:rsidRPr="00F17F19">
              <w:t>Engrasar válvulas de 3/4 y de 2"</w:t>
            </w:r>
          </w:p>
        </w:tc>
      </w:tr>
      <w:tr w:rsidR="00F17F19" w:rsidRPr="00F17F19" w14:paraId="4C5ADACE" w14:textId="77777777" w:rsidTr="006260A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8" w:type="dxa"/>
            <w:noWrap/>
            <w:hideMark/>
          </w:tcPr>
          <w:p w14:paraId="197AB7AB" w14:textId="77777777" w:rsidR="00F17F19" w:rsidRPr="00F17F19" w:rsidRDefault="00F17F19" w:rsidP="00F17F19">
            <w:pPr>
              <w:ind w:left="720"/>
            </w:pPr>
            <w:r w:rsidRPr="00F17F19">
              <w:t>3</w:t>
            </w:r>
          </w:p>
        </w:tc>
        <w:tc>
          <w:tcPr>
            <w:tcW w:w="7500" w:type="dxa"/>
            <w:noWrap/>
            <w:hideMark/>
          </w:tcPr>
          <w:p w14:paraId="13E4D20C" w14:textId="77777777" w:rsidR="00F17F19" w:rsidRPr="00F17F19" w:rsidRDefault="00F17F19" w:rsidP="00F17F19">
            <w:pPr>
              <w:ind w:left="720"/>
              <w:cnfStyle w:val="000000100000" w:firstRow="0" w:lastRow="0" w:firstColumn="0" w:lastColumn="0" w:oddVBand="0" w:evenVBand="0" w:oddHBand="1" w:evenHBand="0" w:firstRowFirstColumn="0" w:firstRowLastColumn="0" w:lastRowFirstColumn="0" w:lastRowLastColumn="0"/>
            </w:pPr>
            <w:r w:rsidRPr="00F17F19">
              <w:t>Limpiar ventilación de motores</w:t>
            </w:r>
          </w:p>
        </w:tc>
      </w:tr>
      <w:tr w:rsidR="00F17F19" w:rsidRPr="00F17F19" w14:paraId="500AC2A4" w14:textId="77777777" w:rsidTr="006260A7">
        <w:trPr>
          <w:trHeight w:val="300"/>
        </w:trPr>
        <w:tc>
          <w:tcPr>
            <w:cnfStyle w:val="001000000000" w:firstRow="0" w:lastRow="0" w:firstColumn="1" w:lastColumn="0" w:oddVBand="0" w:evenVBand="0" w:oddHBand="0" w:evenHBand="0" w:firstRowFirstColumn="0" w:firstRowLastColumn="0" w:lastRowFirstColumn="0" w:lastRowLastColumn="0"/>
            <w:tcW w:w="1418" w:type="dxa"/>
            <w:noWrap/>
            <w:hideMark/>
          </w:tcPr>
          <w:p w14:paraId="5488FB1F" w14:textId="77777777" w:rsidR="00F17F19" w:rsidRPr="00F17F19" w:rsidRDefault="00F17F19" w:rsidP="00F17F19">
            <w:pPr>
              <w:ind w:left="720"/>
            </w:pPr>
            <w:r w:rsidRPr="00F17F19">
              <w:lastRenderedPageBreak/>
              <w:t>4</w:t>
            </w:r>
          </w:p>
        </w:tc>
        <w:tc>
          <w:tcPr>
            <w:tcW w:w="7500" w:type="dxa"/>
            <w:noWrap/>
            <w:hideMark/>
          </w:tcPr>
          <w:p w14:paraId="2616B42C" w14:textId="77777777" w:rsidR="00F17F19" w:rsidRPr="00F17F19" w:rsidRDefault="00F17F19" w:rsidP="00F17F19">
            <w:pPr>
              <w:ind w:left="720"/>
              <w:cnfStyle w:val="000000000000" w:firstRow="0" w:lastRow="0" w:firstColumn="0" w:lastColumn="0" w:oddVBand="0" w:evenVBand="0" w:oddHBand="0" w:evenHBand="0" w:firstRowFirstColumn="0" w:firstRowLastColumn="0" w:lastRowFirstColumn="0" w:lastRowLastColumn="0"/>
            </w:pPr>
            <w:r w:rsidRPr="00F17F19">
              <w:t>Limpieza de válvulas de alivio</w:t>
            </w:r>
          </w:p>
        </w:tc>
      </w:tr>
      <w:tr w:rsidR="00F17F19" w:rsidRPr="00F17F19" w14:paraId="32090CD0" w14:textId="77777777" w:rsidTr="006260A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8" w:type="dxa"/>
            <w:noWrap/>
            <w:hideMark/>
          </w:tcPr>
          <w:p w14:paraId="47D9F26E" w14:textId="77777777" w:rsidR="00F17F19" w:rsidRPr="00F17F19" w:rsidRDefault="00F17F19" w:rsidP="00F17F19">
            <w:pPr>
              <w:ind w:left="720"/>
            </w:pPr>
            <w:r w:rsidRPr="00F17F19">
              <w:t>5</w:t>
            </w:r>
          </w:p>
        </w:tc>
        <w:tc>
          <w:tcPr>
            <w:tcW w:w="7500" w:type="dxa"/>
            <w:noWrap/>
            <w:hideMark/>
          </w:tcPr>
          <w:p w14:paraId="0F365289" w14:textId="77777777" w:rsidR="00F17F19" w:rsidRPr="00F17F19" w:rsidRDefault="00F17F19" w:rsidP="00F17F19">
            <w:pPr>
              <w:ind w:left="720"/>
              <w:cnfStyle w:val="000000100000" w:firstRow="0" w:lastRow="0" w:firstColumn="0" w:lastColumn="0" w:oddVBand="0" w:evenVBand="0" w:oddHBand="1" w:evenHBand="0" w:firstRowFirstColumn="0" w:firstRowLastColumn="0" w:lastRowFirstColumn="0" w:lastRowLastColumn="0"/>
            </w:pPr>
            <w:r w:rsidRPr="00F17F19">
              <w:t>Apretar terminales en tableros de control</w:t>
            </w:r>
          </w:p>
        </w:tc>
      </w:tr>
      <w:tr w:rsidR="00F17F19" w:rsidRPr="00F17F19" w14:paraId="707C324F" w14:textId="77777777" w:rsidTr="006260A7">
        <w:trPr>
          <w:trHeight w:val="300"/>
        </w:trPr>
        <w:tc>
          <w:tcPr>
            <w:cnfStyle w:val="001000000000" w:firstRow="0" w:lastRow="0" w:firstColumn="1" w:lastColumn="0" w:oddVBand="0" w:evenVBand="0" w:oddHBand="0" w:evenHBand="0" w:firstRowFirstColumn="0" w:firstRowLastColumn="0" w:lastRowFirstColumn="0" w:lastRowLastColumn="0"/>
            <w:tcW w:w="1418" w:type="dxa"/>
            <w:noWrap/>
            <w:hideMark/>
          </w:tcPr>
          <w:p w14:paraId="203D6680" w14:textId="77777777" w:rsidR="00F17F19" w:rsidRPr="00F17F19" w:rsidRDefault="00F17F19" w:rsidP="00F17F19">
            <w:pPr>
              <w:ind w:left="720"/>
            </w:pPr>
            <w:r w:rsidRPr="00F17F19">
              <w:t>6</w:t>
            </w:r>
          </w:p>
        </w:tc>
        <w:tc>
          <w:tcPr>
            <w:tcW w:w="7500" w:type="dxa"/>
            <w:noWrap/>
            <w:hideMark/>
          </w:tcPr>
          <w:p w14:paraId="6E91F54B" w14:textId="77777777" w:rsidR="00F17F19" w:rsidRPr="00F17F19" w:rsidRDefault="00F17F19" w:rsidP="00F17F19">
            <w:pPr>
              <w:ind w:left="720" w:right="-1094"/>
              <w:cnfStyle w:val="000000000000" w:firstRow="0" w:lastRow="0" w:firstColumn="0" w:lastColumn="0" w:oddVBand="0" w:evenVBand="0" w:oddHBand="0" w:evenHBand="0" w:firstRowFirstColumn="0" w:firstRowLastColumn="0" w:lastRowFirstColumn="0" w:lastRowLastColumn="0"/>
            </w:pPr>
            <w:r w:rsidRPr="00F17F19">
              <w:t>Verificar drenaje de lecho de secado a tanque regulador</w:t>
            </w:r>
          </w:p>
        </w:tc>
      </w:tr>
      <w:tr w:rsidR="00F17F19" w:rsidRPr="00F17F19" w14:paraId="4E2BD4C2" w14:textId="77777777" w:rsidTr="006260A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8" w:type="dxa"/>
            <w:noWrap/>
            <w:hideMark/>
          </w:tcPr>
          <w:p w14:paraId="67A2E879" w14:textId="77777777" w:rsidR="00F17F19" w:rsidRPr="00F17F19" w:rsidRDefault="00F17F19" w:rsidP="00F17F19">
            <w:pPr>
              <w:ind w:left="720"/>
            </w:pPr>
            <w:r w:rsidRPr="00F17F19">
              <w:t>7</w:t>
            </w:r>
          </w:p>
        </w:tc>
        <w:tc>
          <w:tcPr>
            <w:tcW w:w="7500" w:type="dxa"/>
            <w:noWrap/>
            <w:hideMark/>
          </w:tcPr>
          <w:p w14:paraId="6FBD59D3" w14:textId="77777777" w:rsidR="00F17F19" w:rsidRPr="00F17F19" w:rsidRDefault="00F17F19" w:rsidP="00F17F19">
            <w:pPr>
              <w:ind w:left="720"/>
              <w:cnfStyle w:val="000000100000" w:firstRow="0" w:lastRow="0" w:firstColumn="0" w:lastColumn="0" w:oddVBand="0" w:evenVBand="0" w:oddHBand="1" w:evenHBand="0" w:firstRowFirstColumn="0" w:firstRowLastColumn="0" w:lastRowFirstColumn="0" w:lastRowLastColumn="0"/>
            </w:pPr>
            <w:r w:rsidRPr="00F17F19">
              <w:t>Limpieza de difusores de aire</w:t>
            </w:r>
          </w:p>
        </w:tc>
      </w:tr>
      <w:tr w:rsidR="00F17F19" w:rsidRPr="00F17F19" w14:paraId="1C5712BC" w14:textId="77777777" w:rsidTr="006260A7">
        <w:trPr>
          <w:trHeight w:val="300"/>
        </w:trPr>
        <w:tc>
          <w:tcPr>
            <w:cnfStyle w:val="001000000000" w:firstRow="0" w:lastRow="0" w:firstColumn="1" w:lastColumn="0" w:oddVBand="0" w:evenVBand="0" w:oddHBand="0" w:evenHBand="0" w:firstRowFirstColumn="0" w:firstRowLastColumn="0" w:lastRowFirstColumn="0" w:lastRowLastColumn="0"/>
            <w:tcW w:w="1418" w:type="dxa"/>
            <w:noWrap/>
            <w:hideMark/>
          </w:tcPr>
          <w:p w14:paraId="028DFFE8" w14:textId="77777777" w:rsidR="00F17F19" w:rsidRPr="00F17F19" w:rsidRDefault="00F17F19" w:rsidP="00F17F19">
            <w:pPr>
              <w:ind w:left="720"/>
            </w:pPr>
            <w:r w:rsidRPr="00F17F19">
              <w:t>8</w:t>
            </w:r>
          </w:p>
        </w:tc>
        <w:tc>
          <w:tcPr>
            <w:tcW w:w="7500" w:type="dxa"/>
            <w:noWrap/>
            <w:hideMark/>
          </w:tcPr>
          <w:p w14:paraId="1C9F0A33" w14:textId="77777777" w:rsidR="00F17F19" w:rsidRPr="00F17F19" w:rsidRDefault="00F17F19" w:rsidP="00F17F19">
            <w:pPr>
              <w:ind w:left="720"/>
              <w:cnfStyle w:val="000000000000" w:firstRow="0" w:lastRow="0" w:firstColumn="0" w:lastColumn="0" w:oddVBand="0" w:evenVBand="0" w:oddHBand="0" w:evenHBand="0" w:firstRowFirstColumn="0" w:firstRowLastColumn="0" w:lastRowFirstColumn="0" w:lastRowLastColumn="0"/>
            </w:pPr>
            <w:r w:rsidRPr="00F17F19">
              <w:t>Contabilizar el gasto total de pastillas de cloro</w:t>
            </w:r>
          </w:p>
        </w:tc>
      </w:tr>
      <w:tr w:rsidR="00F17F19" w:rsidRPr="00F17F19" w14:paraId="70D444F7" w14:textId="77777777" w:rsidTr="006260A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8" w:type="dxa"/>
            <w:noWrap/>
            <w:hideMark/>
          </w:tcPr>
          <w:p w14:paraId="5376765C" w14:textId="77777777" w:rsidR="00F17F19" w:rsidRPr="00F17F19" w:rsidRDefault="00F17F19" w:rsidP="00F17F19">
            <w:pPr>
              <w:ind w:left="720"/>
            </w:pPr>
            <w:r w:rsidRPr="00F17F19">
              <w:t>9</w:t>
            </w:r>
          </w:p>
        </w:tc>
        <w:tc>
          <w:tcPr>
            <w:tcW w:w="7500" w:type="dxa"/>
            <w:noWrap/>
            <w:hideMark/>
          </w:tcPr>
          <w:p w14:paraId="02A78CE1" w14:textId="77777777" w:rsidR="00F17F19" w:rsidRPr="00F17F19" w:rsidRDefault="00F17F19" w:rsidP="00F17F19">
            <w:pPr>
              <w:ind w:left="720"/>
              <w:cnfStyle w:val="000000100000" w:firstRow="0" w:lastRow="0" w:firstColumn="0" w:lastColumn="0" w:oddVBand="0" w:evenVBand="0" w:oddHBand="1" w:evenHBand="0" w:firstRowFirstColumn="0" w:firstRowLastColumn="0" w:lastRowFirstColumn="0" w:lastRowLastColumn="0"/>
            </w:pPr>
            <w:r w:rsidRPr="00F17F19">
              <w:t>Verificar la pintura de las instalaciones de la PTAR</w:t>
            </w:r>
          </w:p>
        </w:tc>
      </w:tr>
      <w:tr w:rsidR="00F17F19" w:rsidRPr="00F17F19" w14:paraId="48CE89C2" w14:textId="77777777" w:rsidTr="006260A7">
        <w:trPr>
          <w:trHeight w:val="300"/>
        </w:trPr>
        <w:tc>
          <w:tcPr>
            <w:cnfStyle w:val="001000000000" w:firstRow="0" w:lastRow="0" w:firstColumn="1" w:lastColumn="0" w:oddVBand="0" w:evenVBand="0" w:oddHBand="0" w:evenHBand="0" w:firstRowFirstColumn="0" w:firstRowLastColumn="0" w:lastRowFirstColumn="0" w:lastRowLastColumn="0"/>
            <w:tcW w:w="1418" w:type="dxa"/>
            <w:noWrap/>
            <w:hideMark/>
          </w:tcPr>
          <w:p w14:paraId="1A669E89" w14:textId="77777777" w:rsidR="00F17F19" w:rsidRPr="00F17F19" w:rsidRDefault="00F17F19" w:rsidP="00F17F19">
            <w:pPr>
              <w:ind w:left="720"/>
            </w:pPr>
            <w:r w:rsidRPr="00F17F19">
              <w:t>10</w:t>
            </w:r>
          </w:p>
        </w:tc>
        <w:tc>
          <w:tcPr>
            <w:tcW w:w="7500" w:type="dxa"/>
            <w:noWrap/>
            <w:hideMark/>
          </w:tcPr>
          <w:p w14:paraId="6DDCC06A" w14:textId="77777777" w:rsidR="00F17F19" w:rsidRPr="00F17F19" w:rsidRDefault="00F17F19" w:rsidP="00F17F19">
            <w:pPr>
              <w:ind w:left="720" w:right="-669"/>
              <w:cnfStyle w:val="000000000000" w:firstRow="0" w:lastRow="0" w:firstColumn="0" w:lastColumn="0" w:oddVBand="0" w:evenVBand="0" w:oddHBand="0" w:evenHBand="0" w:firstRowFirstColumn="0" w:firstRowLastColumn="0" w:lastRowFirstColumn="0" w:lastRowLastColumn="0"/>
            </w:pPr>
            <w:r w:rsidRPr="00F17F19">
              <w:t>Limpieza y engrasado de válvulas check de aereación</w:t>
            </w:r>
          </w:p>
        </w:tc>
      </w:tr>
      <w:tr w:rsidR="00F17F19" w:rsidRPr="00F17F19" w14:paraId="679F196A" w14:textId="77777777" w:rsidTr="006260A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8" w:type="dxa"/>
            <w:noWrap/>
            <w:hideMark/>
          </w:tcPr>
          <w:p w14:paraId="3687BD01" w14:textId="77777777" w:rsidR="00F17F19" w:rsidRPr="00F17F19" w:rsidRDefault="00F17F19" w:rsidP="00F17F19">
            <w:pPr>
              <w:ind w:left="720"/>
            </w:pPr>
            <w:r w:rsidRPr="00F17F19">
              <w:t>11</w:t>
            </w:r>
          </w:p>
        </w:tc>
        <w:tc>
          <w:tcPr>
            <w:tcW w:w="7500" w:type="dxa"/>
            <w:noWrap/>
            <w:hideMark/>
          </w:tcPr>
          <w:p w14:paraId="106AADED" w14:textId="77777777" w:rsidR="00F17F19" w:rsidRPr="00F17F19" w:rsidRDefault="00F17F19" w:rsidP="00F17F19">
            <w:pPr>
              <w:ind w:left="720"/>
              <w:cnfStyle w:val="000000100000" w:firstRow="0" w:lastRow="0" w:firstColumn="0" w:lastColumn="0" w:oddVBand="0" w:evenVBand="0" w:oddHBand="1" w:evenHBand="0" w:firstRowFirstColumn="0" w:firstRowLastColumn="0" w:lastRowFirstColumn="0" w:lastRowLastColumn="0"/>
            </w:pPr>
            <w:r w:rsidRPr="00F17F19">
              <w:t>Limpieza del tanque regulador</w:t>
            </w:r>
          </w:p>
        </w:tc>
      </w:tr>
    </w:tbl>
    <w:p w14:paraId="45155B7B" w14:textId="77777777" w:rsidR="00F17F19" w:rsidRDefault="00F17F19" w:rsidP="00174C2D">
      <w:pPr>
        <w:ind w:left="720"/>
        <w:rPr>
          <w:lang w:val="es-ES"/>
        </w:rPr>
      </w:pPr>
    </w:p>
    <w:p w14:paraId="1EC0D01C" w14:textId="79EF12E5" w:rsidR="004D3810" w:rsidRDefault="00E333DB" w:rsidP="00174C2D">
      <w:pPr>
        <w:ind w:left="720"/>
        <w:rPr>
          <w:lang w:val="es-ES"/>
        </w:rPr>
      </w:pPr>
      <w:r>
        <w:rPr>
          <w:b/>
          <w:lang w:val="es-ES"/>
        </w:rPr>
        <w:t>Información SYTESA para la elaboración de sus a</w:t>
      </w:r>
      <w:r w:rsidR="004D3810">
        <w:rPr>
          <w:b/>
          <w:lang w:val="es-ES"/>
        </w:rPr>
        <w:t>ctividades rutina trimestral</w:t>
      </w:r>
      <w:r w:rsidR="004D3810" w:rsidRPr="004D3810">
        <w:rPr>
          <w:lang w:val="es-ES"/>
        </w:rPr>
        <w:t>:</w:t>
      </w:r>
    </w:p>
    <w:tbl>
      <w:tblPr>
        <w:tblStyle w:val="Tablanormal31"/>
        <w:tblW w:w="8789" w:type="dxa"/>
        <w:tblLook w:val="04A0" w:firstRow="1" w:lastRow="0" w:firstColumn="1" w:lastColumn="0" w:noHBand="0" w:noVBand="1"/>
      </w:tblPr>
      <w:tblGrid>
        <w:gridCol w:w="1204"/>
        <w:gridCol w:w="7585"/>
      </w:tblGrid>
      <w:tr w:rsidR="006260A7" w:rsidRPr="006260A7" w14:paraId="1DAA9CB5" w14:textId="77777777" w:rsidTr="006260A7">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204" w:type="dxa"/>
            <w:noWrap/>
            <w:hideMark/>
          </w:tcPr>
          <w:p w14:paraId="54E7D0D5" w14:textId="77777777" w:rsidR="006260A7" w:rsidRPr="006260A7" w:rsidRDefault="006260A7" w:rsidP="006260A7">
            <w:pPr>
              <w:ind w:left="601"/>
            </w:pPr>
            <w:r w:rsidRPr="006260A7">
              <w:t>NO.</w:t>
            </w:r>
          </w:p>
        </w:tc>
        <w:tc>
          <w:tcPr>
            <w:tcW w:w="7585" w:type="dxa"/>
            <w:noWrap/>
            <w:hideMark/>
          </w:tcPr>
          <w:p w14:paraId="5C4351EB" w14:textId="77777777" w:rsidR="006260A7" w:rsidRPr="006260A7" w:rsidRDefault="006260A7" w:rsidP="006260A7">
            <w:pPr>
              <w:ind w:left="720"/>
              <w:cnfStyle w:val="100000000000" w:firstRow="1" w:lastRow="0" w:firstColumn="0" w:lastColumn="0" w:oddVBand="0" w:evenVBand="0" w:oddHBand="0" w:evenHBand="0" w:firstRowFirstColumn="0" w:firstRowLastColumn="0" w:lastRowFirstColumn="0" w:lastRowLastColumn="0"/>
            </w:pPr>
            <w:r w:rsidRPr="006260A7">
              <w:t>ACTIVIDAD</w:t>
            </w:r>
          </w:p>
        </w:tc>
      </w:tr>
      <w:tr w:rsidR="006260A7" w:rsidRPr="006260A7" w14:paraId="69F1652E" w14:textId="77777777" w:rsidTr="006260A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4" w:type="dxa"/>
            <w:noWrap/>
            <w:hideMark/>
          </w:tcPr>
          <w:p w14:paraId="354A9AA8" w14:textId="77777777" w:rsidR="006260A7" w:rsidRPr="006260A7" w:rsidRDefault="006260A7" w:rsidP="006260A7">
            <w:pPr>
              <w:ind w:left="720"/>
            </w:pPr>
            <w:r w:rsidRPr="006260A7">
              <w:t>1</w:t>
            </w:r>
          </w:p>
        </w:tc>
        <w:tc>
          <w:tcPr>
            <w:tcW w:w="7585" w:type="dxa"/>
            <w:noWrap/>
            <w:hideMark/>
          </w:tcPr>
          <w:p w14:paraId="0A1BDCC7" w14:textId="77777777" w:rsidR="006260A7" w:rsidRPr="006260A7" w:rsidRDefault="006260A7" w:rsidP="006260A7">
            <w:pPr>
              <w:ind w:left="720"/>
              <w:cnfStyle w:val="000000100000" w:firstRow="0" w:lastRow="0" w:firstColumn="0" w:lastColumn="0" w:oddVBand="0" w:evenVBand="0" w:oddHBand="1" w:evenHBand="0" w:firstRowFirstColumn="0" w:firstRowLastColumn="0" w:lastRowFirstColumn="0" w:lastRowLastColumn="0"/>
            </w:pPr>
            <w:r w:rsidRPr="006260A7">
              <w:t>Limpieza de la cisterna de clarificación</w:t>
            </w:r>
          </w:p>
        </w:tc>
      </w:tr>
      <w:tr w:rsidR="006260A7" w:rsidRPr="006260A7" w14:paraId="6010BA75" w14:textId="77777777" w:rsidTr="006260A7">
        <w:trPr>
          <w:trHeight w:val="300"/>
        </w:trPr>
        <w:tc>
          <w:tcPr>
            <w:cnfStyle w:val="001000000000" w:firstRow="0" w:lastRow="0" w:firstColumn="1" w:lastColumn="0" w:oddVBand="0" w:evenVBand="0" w:oddHBand="0" w:evenHBand="0" w:firstRowFirstColumn="0" w:firstRowLastColumn="0" w:lastRowFirstColumn="0" w:lastRowLastColumn="0"/>
            <w:tcW w:w="1204" w:type="dxa"/>
            <w:noWrap/>
            <w:hideMark/>
          </w:tcPr>
          <w:p w14:paraId="6CC379F6" w14:textId="77777777" w:rsidR="006260A7" w:rsidRPr="006260A7" w:rsidRDefault="006260A7" w:rsidP="006260A7">
            <w:pPr>
              <w:ind w:left="720"/>
            </w:pPr>
            <w:r w:rsidRPr="006260A7">
              <w:t>2</w:t>
            </w:r>
          </w:p>
        </w:tc>
        <w:tc>
          <w:tcPr>
            <w:tcW w:w="7585" w:type="dxa"/>
            <w:noWrap/>
            <w:hideMark/>
          </w:tcPr>
          <w:p w14:paraId="222AD3EC" w14:textId="77777777" w:rsidR="006260A7" w:rsidRPr="006260A7" w:rsidRDefault="006260A7" w:rsidP="006260A7">
            <w:pPr>
              <w:ind w:left="720"/>
              <w:cnfStyle w:val="000000000000" w:firstRow="0" w:lastRow="0" w:firstColumn="0" w:lastColumn="0" w:oddVBand="0" w:evenVBand="0" w:oddHBand="0" w:evenHBand="0" w:firstRowFirstColumn="0" w:firstRowLastColumn="0" w:lastRowFirstColumn="0" w:lastRowLastColumn="0"/>
            </w:pPr>
            <w:r w:rsidRPr="006260A7">
              <w:t>Limpiar tubería de aeración</w:t>
            </w:r>
          </w:p>
        </w:tc>
      </w:tr>
      <w:tr w:rsidR="006260A7" w:rsidRPr="006260A7" w14:paraId="05DE6AD1" w14:textId="77777777" w:rsidTr="006260A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4" w:type="dxa"/>
            <w:noWrap/>
            <w:hideMark/>
          </w:tcPr>
          <w:p w14:paraId="7CCDFD68" w14:textId="77777777" w:rsidR="006260A7" w:rsidRPr="006260A7" w:rsidRDefault="006260A7" w:rsidP="006260A7">
            <w:pPr>
              <w:ind w:left="720"/>
            </w:pPr>
            <w:r w:rsidRPr="006260A7">
              <w:t>3</w:t>
            </w:r>
          </w:p>
        </w:tc>
        <w:tc>
          <w:tcPr>
            <w:tcW w:w="7585" w:type="dxa"/>
            <w:noWrap/>
            <w:hideMark/>
          </w:tcPr>
          <w:p w14:paraId="057F75FF" w14:textId="77777777" w:rsidR="006260A7" w:rsidRPr="006260A7" w:rsidRDefault="006260A7" w:rsidP="006260A7">
            <w:pPr>
              <w:ind w:left="720"/>
              <w:cnfStyle w:val="000000100000" w:firstRow="0" w:lastRow="0" w:firstColumn="0" w:lastColumn="0" w:oddVBand="0" w:evenVBand="0" w:oddHBand="1" w:evenHBand="0" w:firstRowFirstColumn="0" w:firstRowLastColumn="0" w:lastRowFirstColumn="0" w:lastRowLastColumn="0"/>
            </w:pPr>
            <w:r w:rsidRPr="006260A7">
              <w:t>Limpiar y pintar válvulas de aeración</w:t>
            </w:r>
          </w:p>
        </w:tc>
      </w:tr>
      <w:tr w:rsidR="006260A7" w:rsidRPr="006260A7" w14:paraId="4EE9BA5B" w14:textId="77777777" w:rsidTr="006260A7">
        <w:trPr>
          <w:trHeight w:val="300"/>
        </w:trPr>
        <w:tc>
          <w:tcPr>
            <w:cnfStyle w:val="001000000000" w:firstRow="0" w:lastRow="0" w:firstColumn="1" w:lastColumn="0" w:oddVBand="0" w:evenVBand="0" w:oddHBand="0" w:evenHBand="0" w:firstRowFirstColumn="0" w:firstRowLastColumn="0" w:lastRowFirstColumn="0" w:lastRowLastColumn="0"/>
            <w:tcW w:w="1204" w:type="dxa"/>
            <w:noWrap/>
            <w:hideMark/>
          </w:tcPr>
          <w:p w14:paraId="40B489B9" w14:textId="77777777" w:rsidR="006260A7" w:rsidRPr="006260A7" w:rsidRDefault="006260A7" w:rsidP="006260A7">
            <w:pPr>
              <w:ind w:left="720"/>
            </w:pPr>
            <w:r w:rsidRPr="006260A7">
              <w:t>4</w:t>
            </w:r>
          </w:p>
        </w:tc>
        <w:tc>
          <w:tcPr>
            <w:tcW w:w="7585" w:type="dxa"/>
            <w:noWrap/>
            <w:hideMark/>
          </w:tcPr>
          <w:p w14:paraId="69146814" w14:textId="77777777" w:rsidR="006260A7" w:rsidRPr="006260A7" w:rsidRDefault="006260A7" w:rsidP="006260A7">
            <w:pPr>
              <w:ind w:left="720"/>
              <w:cnfStyle w:val="000000000000" w:firstRow="0" w:lastRow="0" w:firstColumn="0" w:lastColumn="0" w:oddVBand="0" w:evenVBand="0" w:oddHBand="0" w:evenHBand="0" w:firstRowFirstColumn="0" w:firstRowLastColumn="0" w:lastRowFirstColumn="0" w:lastRowLastColumn="0"/>
            </w:pPr>
            <w:r w:rsidRPr="006260A7">
              <w:t>Revisión y lavado de las peras de nivel</w:t>
            </w:r>
          </w:p>
        </w:tc>
      </w:tr>
      <w:tr w:rsidR="006260A7" w:rsidRPr="006260A7" w14:paraId="4B510D9C" w14:textId="77777777" w:rsidTr="006260A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4" w:type="dxa"/>
            <w:noWrap/>
            <w:hideMark/>
          </w:tcPr>
          <w:p w14:paraId="779F0EE5" w14:textId="77777777" w:rsidR="006260A7" w:rsidRPr="006260A7" w:rsidRDefault="006260A7" w:rsidP="006260A7">
            <w:pPr>
              <w:ind w:left="720"/>
            </w:pPr>
            <w:r w:rsidRPr="006260A7">
              <w:t>5</w:t>
            </w:r>
          </w:p>
        </w:tc>
        <w:tc>
          <w:tcPr>
            <w:tcW w:w="7585" w:type="dxa"/>
            <w:noWrap/>
            <w:hideMark/>
          </w:tcPr>
          <w:p w14:paraId="2C0B5F3A" w14:textId="77777777" w:rsidR="006260A7" w:rsidRPr="006260A7" w:rsidRDefault="006260A7" w:rsidP="006260A7">
            <w:pPr>
              <w:ind w:left="720"/>
              <w:cnfStyle w:val="000000100000" w:firstRow="0" w:lastRow="0" w:firstColumn="0" w:lastColumn="0" w:oddVBand="0" w:evenVBand="0" w:oddHBand="1" w:evenHBand="0" w:firstRowFirstColumn="0" w:firstRowLastColumn="0" w:lastRowFirstColumn="0" w:lastRowLastColumn="0"/>
            </w:pPr>
            <w:r w:rsidRPr="006260A7">
              <w:t>Comprobación de sistema eléctrico</w:t>
            </w:r>
          </w:p>
        </w:tc>
      </w:tr>
      <w:tr w:rsidR="006260A7" w:rsidRPr="006260A7" w14:paraId="777A4869" w14:textId="77777777" w:rsidTr="006260A7">
        <w:trPr>
          <w:trHeight w:val="300"/>
        </w:trPr>
        <w:tc>
          <w:tcPr>
            <w:cnfStyle w:val="001000000000" w:firstRow="0" w:lastRow="0" w:firstColumn="1" w:lastColumn="0" w:oddVBand="0" w:evenVBand="0" w:oddHBand="0" w:evenHBand="0" w:firstRowFirstColumn="0" w:firstRowLastColumn="0" w:lastRowFirstColumn="0" w:lastRowLastColumn="0"/>
            <w:tcW w:w="1204" w:type="dxa"/>
            <w:noWrap/>
            <w:hideMark/>
          </w:tcPr>
          <w:p w14:paraId="7F83F5D5" w14:textId="77777777" w:rsidR="006260A7" w:rsidRPr="006260A7" w:rsidRDefault="006260A7" w:rsidP="006260A7">
            <w:pPr>
              <w:ind w:left="720"/>
            </w:pPr>
            <w:r w:rsidRPr="006260A7">
              <w:t>6</w:t>
            </w:r>
          </w:p>
        </w:tc>
        <w:tc>
          <w:tcPr>
            <w:tcW w:w="7585" w:type="dxa"/>
            <w:noWrap/>
            <w:hideMark/>
          </w:tcPr>
          <w:p w14:paraId="047AD642" w14:textId="77777777" w:rsidR="006260A7" w:rsidRPr="006260A7" w:rsidRDefault="006260A7" w:rsidP="006260A7">
            <w:pPr>
              <w:ind w:left="720"/>
              <w:cnfStyle w:val="000000000000" w:firstRow="0" w:lastRow="0" w:firstColumn="0" w:lastColumn="0" w:oddVBand="0" w:evenVBand="0" w:oddHBand="0" w:evenHBand="0" w:firstRowFirstColumn="0" w:firstRowLastColumn="0" w:lastRowFirstColumn="0" w:lastRowLastColumn="0"/>
            </w:pPr>
            <w:r w:rsidRPr="006260A7">
              <w:t>Cambio de aceite en sopladores</w:t>
            </w:r>
          </w:p>
        </w:tc>
      </w:tr>
      <w:tr w:rsidR="006260A7" w:rsidRPr="006260A7" w14:paraId="5F110395" w14:textId="77777777" w:rsidTr="006260A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4" w:type="dxa"/>
            <w:noWrap/>
            <w:hideMark/>
          </w:tcPr>
          <w:p w14:paraId="2938EB51" w14:textId="77777777" w:rsidR="006260A7" w:rsidRPr="006260A7" w:rsidRDefault="006260A7" w:rsidP="006260A7">
            <w:pPr>
              <w:ind w:left="720"/>
            </w:pPr>
            <w:r w:rsidRPr="006260A7">
              <w:t>7</w:t>
            </w:r>
          </w:p>
        </w:tc>
        <w:tc>
          <w:tcPr>
            <w:tcW w:w="7585" w:type="dxa"/>
            <w:noWrap/>
            <w:hideMark/>
          </w:tcPr>
          <w:p w14:paraId="07A84FFB" w14:textId="77777777" w:rsidR="006260A7" w:rsidRPr="006260A7" w:rsidRDefault="006260A7" w:rsidP="006260A7">
            <w:pPr>
              <w:ind w:left="720"/>
              <w:cnfStyle w:val="000000100000" w:firstRow="0" w:lastRow="0" w:firstColumn="0" w:lastColumn="0" w:oddVBand="0" w:evenVBand="0" w:oddHBand="1" w:evenHBand="0" w:firstRowFirstColumn="0" w:firstRowLastColumn="0" w:lastRowFirstColumn="0" w:lastRowLastColumn="0"/>
            </w:pPr>
            <w:r w:rsidRPr="006260A7">
              <w:t>Verificar cantidad de arena silica en lechos</w:t>
            </w:r>
          </w:p>
        </w:tc>
      </w:tr>
    </w:tbl>
    <w:p w14:paraId="37D08708" w14:textId="77777777" w:rsidR="006260A7" w:rsidRPr="006260A7" w:rsidRDefault="006260A7" w:rsidP="00174C2D">
      <w:pPr>
        <w:ind w:left="720"/>
      </w:pPr>
    </w:p>
    <w:p w14:paraId="524B0023" w14:textId="3ED13FA7" w:rsidR="00C17EC3" w:rsidRDefault="00C81AB9" w:rsidP="00174C2D">
      <w:pPr>
        <w:ind w:left="720"/>
      </w:pPr>
      <w:r w:rsidRPr="00B11618">
        <w:rPr>
          <w:rFonts w:ascii="Century Gothic" w:hAnsi="Century Gothic"/>
        </w:rPr>
        <w:t>Cuando se capturen</w:t>
      </w:r>
      <w:r w:rsidR="00890CFB" w:rsidRPr="00B11618">
        <w:rPr>
          <w:rFonts w:ascii="Century Gothic" w:hAnsi="Century Gothic"/>
        </w:rPr>
        <w:t xml:space="preserve"> los campos de Valor numérico y Observaciones</w:t>
      </w:r>
      <w:r w:rsidR="00161AC6">
        <w:rPr>
          <w:rFonts w:ascii="Century Gothic" w:hAnsi="Century Gothic"/>
        </w:rPr>
        <w:t xml:space="preserve"> en cada actividad</w:t>
      </w:r>
      <w:r w:rsidR="00890CFB" w:rsidRPr="00B11618">
        <w:rPr>
          <w:rFonts w:ascii="Century Gothic" w:hAnsi="Century Gothic"/>
        </w:rPr>
        <w:t xml:space="preserve">, se contendrá el botón </w:t>
      </w:r>
      <w:r w:rsidR="00890CFB" w:rsidRPr="00B11618">
        <w:rPr>
          <w:rFonts w:ascii="Century Gothic" w:hAnsi="Century Gothic"/>
          <w:b/>
        </w:rPr>
        <w:t>Guardar</w:t>
      </w:r>
      <w:r w:rsidR="00890CFB" w:rsidRPr="00B11618">
        <w:rPr>
          <w:rFonts w:ascii="Century Gothic" w:hAnsi="Century Gothic"/>
        </w:rPr>
        <w:t xml:space="preserve">, que almacenará los datos ingresados, y esta información debe ser almacenada de forma </w:t>
      </w:r>
      <w:r w:rsidR="00890CFB" w:rsidRPr="00B11618">
        <w:rPr>
          <w:rFonts w:ascii="Century Gothic" w:hAnsi="Century Gothic"/>
          <w:b/>
          <w:u w:val="single"/>
        </w:rPr>
        <w:t>Offline</w:t>
      </w:r>
      <w:r w:rsidR="00890CFB">
        <w:t xml:space="preserve"> </w:t>
      </w:r>
      <w:r w:rsidR="00890CFB" w:rsidRPr="00B11618">
        <w:rPr>
          <w:rFonts w:ascii="Century Gothic" w:hAnsi="Century Gothic"/>
        </w:rPr>
        <w:t>ya que</w:t>
      </w:r>
      <w:r w:rsidR="00161AC6">
        <w:rPr>
          <w:rFonts w:ascii="Century Gothic" w:hAnsi="Century Gothic"/>
        </w:rPr>
        <w:t xml:space="preserve"> en algunos casos</w:t>
      </w:r>
      <w:r w:rsidR="00890CFB" w:rsidRPr="00B11618">
        <w:rPr>
          <w:rFonts w:ascii="Century Gothic" w:hAnsi="Century Gothic"/>
        </w:rPr>
        <w:t xml:space="preserve"> </w:t>
      </w:r>
      <w:r w:rsidR="00161AC6">
        <w:rPr>
          <w:rFonts w:ascii="Century Gothic" w:hAnsi="Century Gothic"/>
        </w:rPr>
        <w:t>los</w:t>
      </w:r>
      <w:r w:rsidR="00161AC6" w:rsidRPr="00B11618">
        <w:rPr>
          <w:rFonts w:ascii="Century Gothic" w:hAnsi="Century Gothic"/>
        </w:rPr>
        <w:t xml:space="preserve"> </w:t>
      </w:r>
      <w:r w:rsidR="00890CFB" w:rsidRPr="00B11618">
        <w:rPr>
          <w:rFonts w:ascii="Century Gothic" w:hAnsi="Century Gothic"/>
        </w:rPr>
        <w:t>operadores mantienen operación sin una conexión a interne</w:t>
      </w:r>
      <w:r w:rsidR="00161AC6">
        <w:rPr>
          <w:rFonts w:ascii="Century Gothic" w:hAnsi="Century Gothic"/>
        </w:rPr>
        <w:t>t</w:t>
      </w:r>
      <w:r w:rsidR="00890CFB" w:rsidRPr="00B11618">
        <w:rPr>
          <w:rFonts w:ascii="Century Gothic" w:hAnsi="Century Gothic"/>
        </w:rPr>
        <w:t>,</w:t>
      </w:r>
      <w:r w:rsidR="002B27DE" w:rsidRPr="00B11618">
        <w:rPr>
          <w:rFonts w:ascii="Century Gothic" w:hAnsi="Century Gothic"/>
        </w:rPr>
        <w:t xml:space="preserve"> </w:t>
      </w:r>
      <w:r w:rsidRPr="00B11618">
        <w:rPr>
          <w:rFonts w:ascii="Century Gothic" w:hAnsi="Century Gothic"/>
        </w:rPr>
        <w:t xml:space="preserve">cuando se edite la información de la siguiente actividad se contendrán los botones </w:t>
      </w:r>
      <w:r w:rsidRPr="00B11618">
        <w:rPr>
          <w:rFonts w:ascii="Century Gothic" w:hAnsi="Century Gothic"/>
          <w:b/>
        </w:rPr>
        <w:t>Cerrar</w:t>
      </w:r>
      <w:r w:rsidRPr="00B11618">
        <w:rPr>
          <w:rFonts w:ascii="Century Gothic" w:hAnsi="Century Gothic"/>
        </w:rPr>
        <w:t xml:space="preserve"> y </w:t>
      </w:r>
      <w:r w:rsidRPr="00B11618">
        <w:rPr>
          <w:rFonts w:ascii="Century Gothic" w:hAnsi="Century Gothic"/>
          <w:b/>
        </w:rPr>
        <w:t>Editar</w:t>
      </w:r>
      <w:r w:rsidRPr="00B11618">
        <w:rPr>
          <w:rFonts w:ascii="Century Gothic" w:hAnsi="Century Gothic"/>
        </w:rPr>
        <w:t xml:space="preserve">, </w:t>
      </w:r>
      <w:r w:rsidR="00161AC6">
        <w:rPr>
          <w:rFonts w:ascii="Century Gothic" w:hAnsi="Century Gothic"/>
        </w:rPr>
        <w:t xml:space="preserve">si </w:t>
      </w:r>
      <w:r w:rsidRPr="00B11618">
        <w:rPr>
          <w:rFonts w:ascii="Century Gothic" w:hAnsi="Century Gothic"/>
        </w:rPr>
        <w:t xml:space="preserve">se presiona el botón </w:t>
      </w:r>
      <w:r w:rsidRPr="00F825BC">
        <w:rPr>
          <w:rFonts w:ascii="Century Gothic" w:hAnsi="Century Gothic"/>
          <w:u w:val="single"/>
        </w:rPr>
        <w:t>editar</w:t>
      </w:r>
      <w:r w:rsidRPr="00B11618">
        <w:rPr>
          <w:rFonts w:ascii="Century Gothic" w:hAnsi="Century Gothic"/>
        </w:rPr>
        <w:t xml:space="preserve"> </w:t>
      </w:r>
      <w:r w:rsidR="00161AC6">
        <w:rPr>
          <w:rFonts w:ascii="Century Gothic" w:hAnsi="Century Gothic"/>
        </w:rPr>
        <w:t xml:space="preserve">habilitara la edición de la siguiente actividad </w:t>
      </w:r>
      <w:r w:rsidRPr="00B11618">
        <w:rPr>
          <w:rFonts w:ascii="Century Gothic" w:hAnsi="Century Gothic"/>
        </w:rPr>
        <w:t>para ingresar información.</w:t>
      </w:r>
    </w:p>
    <w:p w14:paraId="61416DC7" w14:textId="726BE7D6" w:rsidR="00DD481E" w:rsidRDefault="00DD481E" w:rsidP="00174C2D">
      <w:pPr>
        <w:ind w:left="720"/>
        <w:rPr>
          <w:rFonts w:ascii="Century Gothic" w:hAnsi="Century Gothic"/>
          <w:b/>
        </w:rPr>
      </w:pPr>
      <w:r w:rsidRPr="00895672">
        <w:rPr>
          <w:rFonts w:ascii="Century Gothic" w:hAnsi="Century Gothic"/>
          <w:b/>
        </w:rPr>
        <w:t>Validación de acciones</w:t>
      </w:r>
      <w:r w:rsidR="00A626CE">
        <w:rPr>
          <w:rFonts w:ascii="Century Gothic" w:hAnsi="Century Gothic"/>
          <w:b/>
        </w:rPr>
        <w:t xml:space="preserve"> en Rutinas</w:t>
      </w:r>
    </w:p>
    <w:p w14:paraId="4D286D0E" w14:textId="70BC89C5" w:rsidR="00DD481E" w:rsidRPr="00B11618" w:rsidRDefault="00DD481E" w:rsidP="00AE1C2E">
      <w:pPr>
        <w:pStyle w:val="Prrafodelista"/>
        <w:numPr>
          <w:ilvl w:val="0"/>
          <w:numId w:val="44"/>
        </w:numPr>
        <w:rPr>
          <w:rFonts w:ascii="Century Gothic" w:hAnsi="Century Gothic"/>
        </w:rPr>
      </w:pPr>
      <w:r w:rsidRPr="00B11618">
        <w:rPr>
          <w:rFonts w:ascii="Century Gothic" w:hAnsi="Century Gothic"/>
        </w:rPr>
        <w:t xml:space="preserve">El campo de </w:t>
      </w:r>
      <w:r w:rsidRPr="00B11618">
        <w:rPr>
          <w:rFonts w:ascii="Century Gothic" w:hAnsi="Century Gothic"/>
          <w:b/>
        </w:rPr>
        <w:t>Observaciones</w:t>
      </w:r>
      <w:r w:rsidRPr="00B11618">
        <w:rPr>
          <w:rFonts w:ascii="Century Gothic" w:hAnsi="Century Gothic"/>
        </w:rPr>
        <w:t xml:space="preserve"> en</w:t>
      </w:r>
      <w:r w:rsidR="00A16CD1" w:rsidRPr="00B11618">
        <w:rPr>
          <w:rFonts w:ascii="Century Gothic" w:hAnsi="Century Gothic"/>
        </w:rPr>
        <w:t xml:space="preserve"> las</w:t>
      </w:r>
      <w:r w:rsidRPr="00B11618">
        <w:rPr>
          <w:rFonts w:ascii="Century Gothic" w:hAnsi="Century Gothic"/>
        </w:rPr>
        <w:t xml:space="preserve"> actividades debe ser obligatorio que se capture algún dato, por lo cual si esté no se encuentra con información deberá mostrar alerta “No se tiene información”</w:t>
      </w:r>
      <w:r w:rsidR="00A16CD1" w:rsidRPr="00B11618">
        <w:rPr>
          <w:rFonts w:ascii="Century Gothic" w:hAnsi="Century Gothic"/>
        </w:rPr>
        <w:t xml:space="preserve"> al momento de guardar o intentar guardar.</w:t>
      </w:r>
    </w:p>
    <w:p w14:paraId="068722BF" w14:textId="4314C239" w:rsidR="000056E3" w:rsidRDefault="000056E3" w:rsidP="00AE1C2E">
      <w:pPr>
        <w:pStyle w:val="Prrafodelista"/>
        <w:numPr>
          <w:ilvl w:val="0"/>
          <w:numId w:val="44"/>
        </w:numPr>
        <w:rPr>
          <w:rFonts w:ascii="Century Gothic" w:hAnsi="Century Gothic"/>
        </w:rPr>
      </w:pPr>
      <w:r w:rsidRPr="00B11618">
        <w:rPr>
          <w:rFonts w:ascii="Century Gothic" w:hAnsi="Century Gothic"/>
        </w:rPr>
        <w:lastRenderedPageBreak/>
        <w:t xml:space="preserve">EL botón de </w:t>
      </w:r>
      <w:r w:rsidRPr="00B11618">
        <w:rPr>
          <w:rFonts w:ascii="Century Gothic" w:hAnsi="Century Gothic"/>
          <w:b/>
        </w:rPr>
        <w:t>Cerrar</w:t>
      </w:r>
      <w:r w:rsidRPr="00B11618">
        <w:rPr>
          <w:rFonts w:ascii="Century Gothic" w:hAnsi="Century Gothic"/>
        </w:rPr>
        <w:t xml:space="preserve"> servirá para llevar a la pantalla de las actividades en general que un operador puede hacer</w:t>
      </w:r>
      <w:r w:rsidR="00A626CE">
        <w:rPr>
          <w:rFonts w:ascii="Century Gothic" w:hAnsi="Century Gothic"/>
        </w:rPr>
        <w:t xml:space="preserve"> (Figura 1.6)</w:t>
      </w:r>
      <w:r w:rsidRPr="00B11618">
        <w:rPr>
          <w:rFonts w:ascii="Century Gothic" w:hAnsi="Century Gothic"/>
        </w:rPr>
        <w:t>.</w:t>
      </w:r>
    </w:p>
    <w:p w14:paraId="2AB48241" w14:textId="567B77C7" w:rsidR="008F11CD" w:rsidRPr="00B11618" w:rsidRDefault="008F11CD" w:rsidP="00AE1C2E">
      <w:pPr>
        <w:pStyle w:val="Prrafodelista"/>
        <w:numPr>
          <w:ilvl w:val="0"/>
          <w:numId w:val="44"/>
        </w:numPr>
        <w:rPr>
          <w:rFonts w:ascii="Century Gothic" w:hAnsi="Century Gothic"/>
        </w:rPr>
      </w:pPr>
      <w:r>
        <w:rPr>
          <w:rFonts w:ascii="Century Gothic" w:hAnsi="Century Gothic"/>
        </w:rPr>
        <w:t>En el menú de las rutinas en general (Figura 1.15) deberá ser deshabilitado el tipo de rutina donde se tenga ya creado un registro, ya que no puede realizarse dos tipos de rutinas del mismo tipo en un solo día.</w:t>
      </w:r>
    </w:p>
    <w:p w14:paraId="42D53F07" w14:textId="63ADE9EA" w:rsidR="006641F9" w:rsidRPr="002D5AAF" w:rsidRDefault="00673001" w:rsidP="00673001">
      <w:pPr>
        <w:pStyle w:val="Epgrafe"/>
        <w:ind w:left="720"/>
      </w:pPr>
      <w:r w:rsidRPr="002D5AAF">
        <w:rPr>
          <w:bCs w:val="0"/>
        </w:rPr>
        <w:t>2.</w:t>
      </w:r>
      <w:r w:rsidRPr="002D5AAF">
        <w:t xml:space="preserve">3.2 </w:t>
      </w:r>
      <w:r w:rsidR="006641F9" w:rsidRPr="002D5AAF">
        <w:t>Ver Rutina(s)</w:t>
      </w:r>
    </w:p>
    <w:p w14:paraId="0EC40619" w14:textId="4768AAD3" w:rsidR="00673001" w:rsidRPr="00B11618" w:rsidRDefault="00673001" w:rsidP="00673001">
      <w:pPr>
        <w:pStyle w:val="Prrafodelista"/>
        <w:rPr>
          <w:rFonts w:ascii="Century Gothic" w:hAnsi="Century Gothic"/>
        </w:rPr>
      </w:pPr>
      <w:r w:rsidRPr="00B11618">
        <w:rPr>
          <w:rFonts w:ascii="Century Gothic" w:hAnsi="Century Gothic"/>
        </w:rPr>
        <w:t>Esta sección mostrará todas las rutinas que se han generado, pero no podrán ser editadas desde este menú, el proceso para el uso de esta sección es la siguiente:</w:t>
      </w:r>
    </w:p>
    <w:p w14:paraId="4058A6B8" w14:textId="77777777" w:rsidR="00673001" w:rsidRPr="00B11618" w:rsidRDefault="00673001" w:rsidP="00673001">
      <w:pPr>
        <w:pStyle w:val="Prrafodelista"/>
        <w:rPr>
          <w:rFonts w:ascii="Century Gothic" w:hAnsi="Century Gothic"/>
        </w:rPr>
      </w:pPr>
    </w:p>
    <w:p w14:paraId="753BBC26" w14:textId="1987A4BF" w:rsidR="00F23D09" w:rsidRDefault="00F23D09" w:rsidP="00F23D09">
      <w:pPr>
        <w:pStyle w:val="Prrafodelista"/>
        <w:rPr>
          <w:ins w:id="69" w:author="Fierro Castelan, Asbeidy Sara" w:date="2017-09-26T13:11:00Z"/>
          <w:rFonts w:ascii="Century Gothic" w:hAnsi="Century Gothic"/>
        </w:rPr>
      </w:pPr>
      <w:r w:rsidRPr="00B11618">
        <w:rPr>
          <w:rFonts w:ascii="Century Gothic" w:hAnsi="Century Gothic"/>
        </w:rPr>
        <w:t>Al presionar el botón Ver rutina</w:t>
      </w:r>
      <w:r w:rsidR="009E68A7">
        <w:rPr>
          <w:rFonts w:ascii="Century Gothic" w:hAnsi="Century Gothic"/>
        </w:rPr>
        <w:t>(</w:t>
      </w:r>
      <w:r w:rsidRPr="00B11618">
        <w:rPr>
          <w:rFonts w:ascii="Century Gothic" w:hAnsi="Century Gothic"/>
        </w:rPr>
        <w:t>s</w:t>
      </w:r>
      <w:r w:rsidR="009E68A7">
        <w:rPr>
          <w:rFonts w:ascii="Century Gothic" w:hAnsi="Century Gothic"/>
        </w:rPr>
        <w:t>)</w:t>
      </w:r>
      <w:r w:rsidR="00D2000C">
        <w:rPr>
          <w:rFonts w:ascii="Century Gothic" w:hAnsi="Century Gothic"/>
        </w:rPr>
        <w:t xml:space="preserve"> desde el menú general del operador (Figura 1.6)</w:t>
      </w:r>
      <w:r w:rsidRPr="00B11618">
        <w:rPr>
          <w:rFonts w:ascii="Century Gothic" w:hAnsi="Century Gothic"/>
        </w:rPr>
        <w:t>, se mostrará una siguiente pantalla en donde contendrá las rutinas que han sido creadas por el operador.</w:t>
      </w:r>
    </w:p>
    <w:p w14:paraId="674349AA" w14:textId="77777777" w:rsidR="009E68A7" w:rsidRPr="00B11618" w:rsidRDefault="009E68A7" w:rsidP="00F23D09">
      <w:pPr>
        <w:pStyle w:val="Prrafodelista"/>
        <w:rPr>
          <w:rFonts w:ascii="Century Gothic" w:hAnsi="Century Gothic"/>
        </w:rPr>
      </w:pPr>
    </w:p>
    <w:p w14:paraId="373521A9" w14:textId="0A577236" w:rsidR="00F23D09" w:rsidRDefault="00F23D09" w:rsidP="00F23D09">
      <w:pPr>
        <w:pStyle w:val="Prrafodelista"/>
        <w:jc w:val="center"/>
        <w:rPr>
          <w:lang w:val="es-ES"/>
        </w:rPr>
      </w:pPr>
      <w:r>
        <w:rPr>
          <w:noProof/>
          <w:lang w:val="es-AR" w:eastAsia="es-AR"/>
        </w:rPr>
        <w:drawing>
          <wp:inline distT="0" distB="0" distL="0" distR="0" wp14:anchorId="57C5358B" wp14:editId="4246D122">
            <wp:extent cx="3608962" cy="34123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16432" cy="3419403"/>
                    </a:xfrm>
                    <a:prstGeom prst="rect">
                      <a:avLst/>
                    </a:prstGeom>
                  </pic:spPr>
                </pic:pic>
              </a:graphicData>
            </a:graphic>
          </wp:inline>
        </w:drawing>
      </w:r>
    </w:p>
    <w:p w14:paraId="5AFABDF3" w14:textId="0BF93F5A" w:rsidR="00A45126" w:rsidRPr="00254F99" w:rsidRDefault="00A45126" w:rsidP="00A45126">
      <w:pPr>
        <w:ind w:left="1080"/>
        <w:jc w:val="center"/>
        <w:rPr>
          <w:rFonts w:ascii="Century Gothic" w:hAnsi="Century Gothic"/>
          <w:vertAlign w:val="superscript"/>
        </w:rPr>
      </w:pPr>
      <w:r>
        <w:rPr>
          <w:rFonts w:ascii="Century Gothic" w:eastAsia="Times New Roman" w:hAnsi="Century Gothic" w:cs="Times New Roman"/>
          <w:b/>
          <w:bCs/>
          <w:color w:val="4F81BD" w:themeColor="accent1"/>
          <w:sz w:val="18"/>
          <w:szCs w:val="18"/>
          <w:lang w:val="es-ES"/>
        </w:rPr>
        <w:t>Figura 1.1</w:t>
      </w:r>
      <w:r w:rsidR="008F11CD">
        <w:rPr>
          <w:rFonts w:ascii="Century Gothic" w:eastAsia="Times New Roman" w:hAnsi="Century Gothic" w:cs="Times New Roman"/>
          <w:b/>
          <w:bCs/>
          <w:color w:val="4F81BD" w:themeColor="accent1"/>
          <w:sz w:val="18"/>
          <w:szCs w:val="18"/>
          <w:lang w:val="es-ES"/>
        </w:rPr>
        <w:t>8</w:t>
      </w:r>
      <w:r>
        <w:rPr>
          <w:rFonts w:ascii="Century Gothic" w:eastAsia="Times New Roman" w:hAnsi="Century Gothic" w:cs="Times New Roman"/>
          <w:b/>
          <w:bCs/>
          <w:color w:val="4F81BD" w:themeColor="accent1"/>
          <w:sz w:val="18"/>
          <w:szCs w:val="18"/>
          <w:lang w:val="es-ES"/>
        </w:rPr>
        <w:t xml:space="preserve"> </w:t>
      </w:r>
      <w:r w:rsidR="007637B4">
        <w:rPr>
          <w:rFonts w:ascii="Century Gothic" w:eastAsia="Times New Roman" w:hAnsi="Century Gothic" w:cs="Times New Roman"/>
          <w:b/>
          <w:bCs/>
          <w:color w:val="4F81BD" w:themeColor="accent1"/>
          <w:sz w:val="18"/>
          <w:szCs w:val="18"/>
          <w:lang w:val="es-ES"/>
        </w:rPr>
        <w:t>Pantalla v</w:t>
      </w:r>
      <w:r>
        <w:rPr>
          <w:rFonts w:ascii="Century Gothic" w:eastAsia="Times New Roman" w:hAnsi="Century Gothic" w:cs="Times New Roman"/>
          <w:b/>
          <w:bCs/>
          <w:color w:val="4F81BD" w:themeColor="accent1"/>
          <w:sz w:val="18"/>
          <w:szCs w:val="18"/>
          <w:lang w:val="es-ES"/>
        </w:rPr>
        <w:t>isualización de la opción “Ver rutina(s)”</w:t>
      </w:r>
    </w:p>
    <w:p w14:paraId="7DDF4929" w14:textId="77777777" w:rsidR="00472A03" w:rsidRDefault="00472A03" w:rsidP="00F23D09">
      <w:pPr>
        <w:pStyle w:val="Prrafodelista"/>
        <w:rPr>
          <w:lang w:val="es-ES"/>
        </w:rPr>
      </w:pPr>
    </w:p>
    <w:p w14:paraId="6CE982EB" w14:textId="42B53A8E" w:rsidR="006C5A2F" w:rsidRDefault="00F23D09" w:rsidP="00F23D09">
      <w:pPr>
        <w:pStyle w:val="Prrafodelista"/>
        <w:rPr>
          <w:ins w:id="70" w:author="Fierro Castelan, Asbeidy Sara" w:date="2017-09-26T13:12:00Z"/>
          <w:rFonts w:ascii="Century Gothic" w:hAnsi="Century Gothic"/>
        </w:rPr>
      </w:pPr>
      <w:r w:rsidRPr="00B11618">
        <w:rPr>
          <w:rFonts w:ascii="Century Gothic" w:hAnsi="Century Gothic"/>
        </w:rPr>
        <w:lastRenderedPageBreak/>
        <w:t>En la pantalla “Informe de rutina(s)</w:t>
      </w:r>
      <w:r w:rsidR="00B32698">
        <w:rPr>
          <w:rFonts w:ascii="Century Gothic" w:hAnsi="Century Gothic"/>
        </w:rPr>
        <w:t>”</w:t>
      </w:r>
      <w:r w:rsidRPr="00B11618">
        <w:rPr>
          <w:rFonts w:ascii="Century Gothic" w:hAnsi="Century Gothic"/>
        </w:rPr>
        <w:t xml:space="preserve">, se mostraran los campos </w:t>
      </w:r>
    </w:p>
    <w:p w14:paraId="314371A5" w14:textId="5B004AC0" w:rsidR="006C5A2F" w:rsidRDefault="00F23D09" w:rsidP="00AE1C2E">
      <w:pPr>
        <w:pStyle w:val="Prrafodelista"/>
        <w:numPr>
          <w:ilvl w:val="0"/>
          <w:numId w:val="45"/>
        </w:numPr>
        <w:rPr>
          <w:rFonts w:ascii="Century Gothic" w:hAnsi="Century Gothic"/>
        </w:rPr>
      </w:pPr>
      <w:r w:rsidRPr="002436D3">
        <w:rPr>
          <w:rFonts w:ascii="Century Gothic" w:hAnsi="Century Gothic"/>
        </w:rPr>
        <w:t>N</w:t>
      </w:r>
      <w:r w:rsidR="006C5A2F" w:rsidRPr="002436D3">
        <w:rPr>
          <w:rFonts w:ascii="Century Gothic" w:hAnsi="Century Gothic"/>
        </w:rPr>
        <w:t>úmero</w:t>
      </w:r>
      <w:r w:rsidR="00E13EF2" w:rsidRPr="006C5A2F">
        <w:rPr>
          <w:rFonts w:ascii="Century Gothic" w:hAnsi="Century Gothic"/>
        </w:rPr>
        <w:t xml:space="preserve"> de rutina </w:t>
      </w:r>
    </w:p>
    <w:p w14:paraId="733AEBA8" w14:textId="377EA862" w:rsidR="006C5A2F" w:rsidRDefault="006C5A2F" w:rsidP="00AE1C2E">
      <w:pPr>
        <w:pStyle w:val="Prrafodelista"/>
        <w:numPr>
          <w:ilvl w:val="0"/>
          <w:numId w:val="45"/>
        </w:numPr>
        <w:rPr>
          <w:rFonts w:ascii="Century Gothic" w:hAnsi="Century Gothic"/>
        </w:rPr>
      </w:pPr>
      <w:r w:rsidRPr="002436D3">
        <w:rPr>
          <w:rFonts w:ascii="Century Gothic" w:hAnsi="Century Gothic"/>
        </w:rPr>
        <w:t>T</w:t>
      </w:r>
      <w:r w:rsidR="00E13EF2" w:rsidRPr="002436D3">
        <w:rPr>
          <w:rFonts w:ascii="Century Gothic" w:hAnsi="Century Gothic"/>
        </w:rPr>
        <w:t>ipo de rutina</w:t>
      </w:r>
      <w:r w:rsidRPr="006C5A2F">
        <w:rPr>
          <w:rFonts w:ascii="Century Gothic" w:hAnsi="Century Gothic"/>
        </w:rPr>
        <w:t xml:space="preserve"> generado</w:t>
      </w:r>
    </w:p>
    <w:p w14:paraId="1F73C6C9" w14:textId="0BF851B9" w:rsidR="00F23D09" w:rsidRPr="002436D3" w:rsidRDefault="006C5A2F" w:rsidP="00AE1C2E">
      <w:pPr>
        <w:pStyle w:val="Prrafodelista"/>
        <w:numPr>
          <w:ilvl w:val="0"/>
          <w:numId w:val="45"/>
        </w:numPr>
        <w:rPr>
          <w:rFonts w:ascii="Century Gothic" w:hAnsi="Century Gothic"/>
        </w:rPr>
      </w:pPr>
      <w:r>
        <w:rPr>
          <w:rFonts w:ascii="Century Gothic" w:hAnsi="Century Gothic"/>
        </w:rPr>
        <w:t>L</w:t>
      </w:r>
      <w:r w:rsidR="00E13EF2" w:rsidRPr="002436D3">
        <w:rPr>
          <w:rFonts w:ascii="Century Gothic" w:hAnsi="Century Gothic"/>
        </w:rPr>
        <w:t xml:space="preserve">ink de nombre </w:t>
      </w:r>
      <w:r w:rsidR="00E13EF2" w:rsidRPr="00AE1C2E">
        <w:rPr>
          <w:rFonts w:ascii="Century Gothic" w:hAnsi="Century Gothic"/>
          <w:b/>
        </w:rPr>
        <w:t>Ver</w:t>
      </w:r>
      <w:r w:rsidR="00E13EF2" w:rsidRPr="002436D3">
        <w:rPr>
          <w:rFonts w:ascii="Century Gothic" w:hAnsi="Century Gothic"/>
        </w:rPr>
        <w:t xml:space="preserve"> que al ser presionado llevará a la actividad para su visualización</w:t>
      </w:r>
      <w:r>
        <w:rPr>
          <w:rFonts w:ascii="Century Gothic" w:hAnsi="Century Gothic"/>
        </w:rPr>
        <w:t xml:space="preserve"> y</w:t>
      </w:r>
      <w:r w:rsidR="00472A03" w:rsidRPr="006C5A2F">
        <w:rPr>
          <w:rFonts w:ascii="Century Gothic" w:hAnsi="Century Gothic"/>
        </w:rPr>
        <w:t xml:space="preserve"> el botón Cerrar que al presionar llevará a la pantalla </w:t>
      </w:r>
      <w:r>
        <w:rPr>
          <w:rFonts w:ascii="Century Gothic" w:hAnsi="Century Gothic"/>
        </w:rPr>
        <w:t>menú general del operador (Figura 1.6)</w:t>
      </w:r>
      <w:r w:rsidR="00472A03" w:rsidRPr="002436D3">
        <w:rPr>
          <w:rFonts w:ascii="Century Gothic" w:hAnsi="Century Gothic"/>
        </w:rPr>
        <w:t>.</w:t>
      </w:r>
    </w:p>
    <w:p w14:paraId="1394B695" w14:textId="7B7B762F" w:rsidR="006641F9" w:rsidRDefault="00D32612" w:rsidP="00D32612">
      <w:pPr>
        <w:ind w:left="720"/>
        <w:jc w:val="center"/>
      </w:pPr>
      <w:r>
        <w:rPr>
          <w:noProof/>
          <w:lang w:val="es-AR" w:eastAsia="es-AR"/>
        </w:rPr>
        <w:drawing>
          <wp:inline distT="0" distB="0" distL="0" distR="0" wp14:anchorId="4A71DD5D" wp14:editId="1428543E">
            <wp:extent cx="1964987" cy="398187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75319" cy="4002815"/>
                    </a:xfrm>
                    <a:prstGeom prst="rect">
                      <a:avLst/>
                    </a:prstGeom>
                  </pic:spPr>
                </pic:pic>
              </a:graphicData>
            </a:graphic>
          </wp:inline>
        </w:drawing>
      </w:r>
    </w:p>
    <w:p w14:paraId="200E0B34" w14:textId="0C4C4BC2" w:rsidR="004A35BC" w:rsidRPr="00254F99" w:rsidRDefault="004A35BC" w:rsidP="004A35BC">
      <w:pPr>
        <w:ind w:left="1080"/>
        <w:jc w:val="center"/>
        <w:rPr>
          <w:rFonts w:ascii="Century Gothic" w:hAnsi="Century Gothic"/>
          <w:vertAlign w:val="superscript"/>
        </w:rPr>
      </w:pPr>
      <w:r>
        <w:rPr>
          <w:rFonts w:ascii="Century Gothic" w:eastAsia="Times New Roman" w:hAnsi="Century Gothic" w:cs="Times New Roman"/>
          <w:b/>
          <w:bCs/>
          <w:color w:val="4F81BD" w:themeColor="accent1"/>
          <w:sz w:val="18"/>
          <w:szCs w:val="18"/>
          <w:lang w:val="es-ES"/>
        </w:rPr>
        <w:t>Figura 1.1</w:t>
      </w:r>
      <w:r w:rsidR="009F548A">
        <w:rPr>
          <w:rFonts w:ascii="Century Gothic" w:eastAsia="Times New Roman" w:hAnsi="Century Gothic" w:cs="Times New Roman"/>
          <w:b/>
          <w:bCs/>
          <w:color w:val="4F81BD" w:themeColor="accent1"/>
          <w:sz w:val="18"/>
          <w:szCs w:val="18"/>
          <w:lang w:val="es-ES"/>
        </w:rPr>
        <w:t>9</w:t>
      </w:r>
      <w:r>
        <w:rPr>
          <w:rFonts w:ascii="Century Gothic" w:eastAsia="Times New Roman" w:hAnsi="Century Gothic" w:cs="Times New Roman"/>
          <w:b/>
          <w:bCs/>
          <w:color w:val="4F81BD" w:themeColor="accent1"/>
          <w:sz w:val="18"/>
          <w:szCs w:val="18"/>
          <w:lang w:val="es-ES"/>
        </w:rPr>
        <w:t xml:space="preserve"> Visualización rutina</w:t>
      </w:r>
    </w:p>
    <w:p w14:paraId="07224912" w14:textId="6F231EB1" w:rsidR="009866B8" w:rsidRDefault="00FE1F84" w:rsidP="00BD77F5">
      <w:pPr>
        <w:jc w:val="both"/>
        <w:rPr>
          <w:rFonts w:ascii="Century Gothic" w:hAnsi="Century Gothic"/>
        </w:rPr>
      </w:pPr>
      <w:bookmarkStart w:id="71" w:name="_Toc494196068"/>
      <w:r w:rsidRPr="0038131C">
        <w:rPr>
          <w:rStyle w:val="Ttulo3Car"/>
          <w:rFonts w:ascii="Century Gothic" w:hAnsi="Century Gothic"/>
        </w:rPr>
        <w:t>Desarrollo 2.</w:t>
      </w:r>
      <w:r w:rsidR="006678F1">
        <w:rPr>
          <w:rStyle w:val="Ttulo3Car"/>
          <w:rFonts w:ascii="Century Gothic" w:hAnsi="Century Gothic"/>
        </w:rPr>
        <w:t>4</w:t>
      </w:r>
      <w:r w:rsidR="001114DD">
        <w:rPr>
          <w:rStyle w:val="Ttulo3Car"/>
          <w:rFonts w:ascii="Century Gothic" w:hAnsi="Century Gothic"/>
        </w:rPr>
        <w:t xml:space="preserve"> </w:t>
      </w:r>
      <w:r w:rsidR="006678F1">
        <w:rPr>
          <w:rStyle w:val="Ttulo3Car"/>
          <w:rFonts w:ascii="Century Gothic" w:hAnsi="Century Gothic"/>
        </w:rPr>
        <w:t>Creación de ticket</w:t>
      </w:r>
      <w:r w:rsidR="009D0D6A">
        <w:rPr>
          <w:rStyle w:val="Ttulo3Car"/>
          <w:rFonts w:ascii="Century Gothic" w:hAnsi="Century Gothic"/>
        </w:rPr>
        <w:t>, Ver ticket(s)</w:t>
      </w:r>
      <w:r w:rsidR="001114DD">
        <w:rPr>
          <w:rStyle w:val="Ttulo3Car"/>
          <w:rFonts w:ascii="Century Gothic" w:hAnsi="Century Gothic"/>
        </w:rPr>
        <w:t>.</w:t>
      </w:r>
      <w:bookmarkEnd w:id="71"/>
      <w:r w:rsidR="009315EF" w:rsidRPr="0038131C">
        <w:rPr>
          <w:rFonts w:ascii="Century Gothic" w:hAnsi="Century Gothic"/>
        </w:rPr>
        <w:t xml:space="preserve"> </w:t>
      </w:r>
    </w:p>
    <w:p w14:paraId="2DB2777C" w14:textId="34A9B06A" w:rsidR="00BF248D" w:rsidRDefault="009866B8" w:rsidP="00BD77F5">
      <w:pPr>
        <w:jc w:val="both"/>
        <w:rPr>
          <w:rFonts w:ascii="Century Gothic" w:hAnsi="Century Gothic"/>
        </w:rPr>
      </w:pPr>
      <w:r>
        <w:rPr>
          <w:rFonts w:ascii="Century Gothic" w:hAnsi="Century Gothic"/>
        </w:rPr>
        <w:t>La función para este proceso consiste en realizar el levantamiento de un ticket o reporte que afecte la operación regular de una planta</w:t>
      </w:r>
      <w:r w:rsidR="001E56BA">
        <w:rPr>
          <w:rFonts w:ascii="Century Gothic" w:hAnsi="Century Gothic"/>
        </w:rPr>
        <w:t xml:space="preserve"> o que se tenga el faltante de algún </w:t>
      </w:r>
      <w:r w:rsidR="00F63BF6">
        <w:rPr>
          <w:rFonts w:ascii="Century Gothic" w:hAnsi="Century Gothic"/>
        </w:rPr>
        <w:t>material con el</w:t>
      </w:r>
      <w:r w:rsidR="001E56BA">
        <w:rPr>
          <w:rFonts w:ascii="Century Gothic" w:hAnsi="Century Gothic"/>
        </w:rPr>
        <w:t xml:space="preserve"> que está construida la PTAR</w:t>
      </w:r>
      <w:r>
        <w:rPr>
          <w:rFonts w:ascii="Century Gothic" w:hAnsi="Century Gothic"/>
        </w:rPr>
        <w:t xml:space="preserve">, </w:t>
      </w:r>
      <w:r w:rsidR="00BF248D">
        <w:rPr>
          <w:rFonts w:ascii="Century Gothic" w:hAnsi="Century Gothic"/>
        </w:rPr>
        <w:t>para esta función los pasos a seguir dentro de la aplicación son los siguientes:</w:t>
      </w:r>
    </w:p>
    <w:p w14:paraId="023A7444" w14:textId="3E822BD6" w:rsidR="002D5AAF" w:rsidRPr="002D5AAF" w:rsidRDefault="002D5AAF" w:rsidP="002D5AAF">
      <w:pPr>
        <w:pStyle w:val="Epgrafe"/>
        <w:ind w:left="720"/>
      </w:pPr>
      <w:r w:rsidRPr="002D5AAF">
        <w:rPr>
          <w:bCs w:val="0"/>
        </w:rPr>
        <w:t>2.</w:t>
      </w:r>
      <w:r>
        <w:rPr>
          <w:bCs w:val="0"/>
        </w:rPr>
        <w:t>4</w:t>
      </w:r>
      <w:r>
        <w:t>.1</w:t>
      </w:r>
      <w:r w:rsidRPr="002D5AAF">
        <w:t xml:space="preserve"> </w:t>
      </w:r>
      <w:r w:rsidR="00817F5B">
        <w:t>¿Crear ticket?</w:t>
      </w:r>
    </w:p>
    <w:p w14:paraId="4F3D1B48" w14:textId="5F81AD8A" w:rsidR="00BF248D" w:rsidRDefault="00BF248D" w:rsidP="00BF248D">
      <w:pPr>
        <w:pStyle w:val="Prrafodelista"/>
        <w:numPr>
          <w:ilvl w:val="0"/>
          <w:numId w:val="36"/>
        </w:numPr>
        <w:jc w:val="both"/>
        <w:rPr>
          <w:rFonts w:ascii="Century Gothic" w:hAnsi="Century Gothic"/>
        </w:rPr>
      </w:pPr>
      <w:r>
        <w:rPr>
          <w:rFonts w:ascii="Century Gothic" w:hAnsi="Century Gothic"/>
        </w:rPr>
        <w:lastRenderedPageBreak/>
        <w:t>Una vez iniciada la sesión dentro de la aplicación</w:t>
      </w:r>
      <w:r w:rsidR="00DB36F5">
        <w:rPr>
          <w:rFonts w:ascii="Century Gothic" w:hAnsi="Century Gothic"/>
        </w:rPr>
        <w:t xml:space="preserve"> y validado el </w:t>
      </w:r>
      <w:r w:rsidR="00976907">
        <w:rPr>
          <w:rFonts w:ascii="Century Gothic" w:hAnsi="Century Gothic"/>
        </w:rPr>
        <w:t>registro de Entrada del operador</w:t>
      </w:r>
      <w:r w:rsidR="00DB36F5">
        <w:rPr>
          <w:rFonts w:ascii="Century Gothic" w:hAnsi="Century Gothic"/>
        </w:rPr>
        <w:t>, se presiona el botón</w:t>
      </w:r>
      <w:r>
        <w:rPr>
          <w:rFonts w:ascii="Century Gothic" w:hAnsi="Century Gothic"/>
        </w:rPr>
        <w:t xml:space="preserve"> ¿Crear Ticket?</w:t>
      </w:r>
      <w:r w:rsidR="00976907">
        <w:rPr>
          <w:rFonts w:ascii="Century Gothic" w:hAnsi="Century Gothic"/>
        </w:rPr>
        <w:t xml:space="preserve"> del menú general del operador (Figura 1.6)</w:t>
      </w:r>
      <w:r>
        <w:rPr>
          <w:rFonts w:ascii="Century Gothic" w:hAnsi="Century Gothic"/>
        </w:rPr>
        <w:t xml:space="preserve">, </w:t>
      </w:r>
      <w:r w:rsidR="00DB36F5">
        <w:rPr>
          <w:rFonts w:ascii="Century Gothic" w:hAnsi="Century Gothic"/>
        </w:rPr>
        <w:t xml:space="preserve">que </w:t>
      </w:r>
      <w:r>
        <w:rPr>
          <w:rFonts w:ascii="Century Gothic" w:hAnsi="Century Gothic"/>
        </w:rPr>
        <w:t>deberá desplegar una siguiente pantalla que m</w:t>
      </w:r>
      <w:r w:rsidR="00976907">
        <w:rPr>
          <w:rFonts w:ascii="Century Gothic" w:hAnsi="Century Gothic"/>
        </w:rPr>
        <w:t>ostrará</w:t>
      </w:r>
      <w:r>
        <w:rPr>
          <w:rFonts w:ascii="Century Gothic" w:hAnsi="Century Gothic"/>
        </w:rPr>
        <w:t xml:space="preserve"> los siguientes valores predefinidos:</w:t>
      </w:r>
    </w:p>
    <w:p w14:paraId="50D3CA3F" w14:textId="04192665" w:rsidR="00534C22" w:rsidRPr="00AE1C2E" w:rsidRDefault="00534C22" w:rsidP="00534C22">
      <w:pPr>
        <w:ind w:left="1440"/>
        <w:jc w:val="both"/>
        <w:rPr>
          <w:rFonts w:ascii="Century Gothic" w:hAnsi="Century Gothic"/>
          <w:b/>
        </w:rPr>
      </w:pPr>
      <w:r w:rsidRPr="00AE1C2E">
        <w:rPr>
          <w:rFonts w:ascii="Century Gothic" w:hAnsi="Century Gothic"/>
          <w:b/>
        </w:rPr>
        <w:t>Sección Información PTAR</w:t>
      </w:r>
    </w:p>
    <w:p w14:paraId="67BE1065" w14:textId="003CBF55" w:rsidR="00BF248D" w:rsidRDefault="00BF248D" w:rsidP="00BF248D">
      <w:pPr>
        <w:pStyle w:val="Prrafodelista"/>
        <w:numPr>
          <w:ilvl w:val="1"/>
          <w:numId w:val="36"/>
        </w:numPr>
        <w:jc w:val="both"/>
        <w:rPr>
          <w:rFonts w:ascii="Century Gothic" w:hAnsi="Century Gothic"/>
        </w:rPr>
      </w:pPr>
      <w:r>
        <w:rPr>
          <w:rFonts w:ascii="Century Gothic" w:hAnsi="Century Gothic"/>
        </w:rPr>
        <w:t>Nombre de la PTAR</w:t>
      </w:r>
      <w:r w:rsidR="005F76BF">
        <w:rPr>
          <w:rFonts w:ascii="Century Gothic" w:hAnsi="Century Gothic"/>
        </w:rPr>
        <w:t>, este campo no es editable y se obtiene del objeto de operadores.</w:t>
      </w:r>
    </w:p>
    <w:p w14:paraId="4B7C597E" w14:textId="3584E1E4" w:rsidR="005F76BF" w:rsidRDefault="005F76BF" w:rsidP="00BF248D">
      <w:pPr>
        <w:pStyle w:val="Prrafodelista"/>
        <w:numPr>
          <w:ilvl w:val="1"/>
          <w:numId w:val="36"/>
        </w:numPr>
        <w:jc w:val="both"/>
        <w:rPr>
          <w:rFonts w:ascii="Century Gothic" w:hAnsi="Century Gothic"/>
        </w:rPr>
      </w:pPr>
      <w:r>
        <w:rPr>
          <w:rFonts w:ascii="Century Gothic" w:hAnsi="Century Gothic"/>
        </w:rPr>
        <w:t>Fecha de apertura, campo no editable y se obtiene por default por el sistema al momento de crear un ticket</w:t>
      </w:r>
    </w:p>
    <w:p w14:paraId="7C8213E8" w14:textId="06B1DBCA" w:rsidR="005F76BF" w:rsidRDefault="005F76BF" w:rsidP="00BF248D">
      <w:pPr>
        <w:pStyle w:val="Prrafodelista"/>
        <w:numPr>
          <w:ilvl w:val="1"/>
          <w:numId w:val="36"/>
        </w:numPr>
        <w:jc w:val="both"/>
        <w:rPr>
          <w:rFonts w:ascii="Century Gothic" w:hAnsi="Century Gothic"/>
        </w:rPr>
      </w:pPr>
      <w:r>
        <w:rPr>
          <w:rFonts w:ascii="Century Gothic" w:hAnsi="Century Gothic"/>
        </w:rPr>
        <w:t>Tipo de ticket, campo no editable, y por default cuando es proveniente de la app debe ser un reporte de tipo interno</w:t>
      </w:r>
      <w:r w:rsidR="00534C22">
        <w:rPr>
          <w:rFonts w:ascii="Century Gothic" w:hAnsi="Century Gothic"/>
        </w:rPr>
        <w:t xml:space="preserve"> y así se deberá crear dentro de salesforce</w:t>
      </w:r>
      <w:r>
        <w:rPr>
          <w:rFonts w:ascii="Century Gothic" w:hAnsi="Century Gothic"/>
        </w:rPr>
        <w:t>.</w:t>
      </w:r>
    </w:p>
    <w:p w14:paraId="70498DDA" w14:textId="02DDFBA2" w:rsidR="00534C22" w:rsidRPr="00AE1C2E" w:rsidRDefault="00534C22" w:rsidP="00534C22">
      <w:pPr>
        <w:ind w:left="1440"/>
        <w:jc w:val="both"/>
        <w:rPr>
          <w:rFonts w:ascii="Century Gothic" w:hAnsi="Century Gothic"/>
          <w:b/>
        </w:rPr>
      </w:pPr>
      <w:r w:rsidRPr="00AE1C2E">
        <w:rPr>
          <w:rFonts w:ascii="Century Gothic" w:hAnsi="Century Gothic"/>
          <w:b/>
        </w:rPr>
        <w:t>Sección Observaciones</w:t>
      </w:r>
      <w:r w:rsidR="00B76D2C" w:rsidRPr="00AE1C2E">
        <w:rPr>
          <w:rFonts w:ascii="Century Gothic" w:hAnsi="Century Gothic"/>
          <w:b/>
        </w:rPr>
        <w:t xml:space="preserve"> (todos los campos son obligatorios)</w:t>
      </w:r>
    </w:p>
    <w:p w14:paraId="63017C04" w14:textId="7805352F" w:rsidR="00534C22" w:rsidRDefault="00534C22" w:rsidP="00534C22">
      <w:pPr>
        <w:pStyle w:val="Prrafodelista"/>
        <w:numPr>
          <w:ilvl w:val="1"/>
          <w:numId w:val="36"/>
        </w:numPr>
        <w:jc w:val="both"/>
        <w:rPr>
          <w:rFonts w:ascii="Century Gothic" w:hAnsi="Century Gothic"/>
        </w:rPr>
      </w:pPr>
      <w:r>
        <w:rPr>
          <w:rFonts w:ascii="Century Gothic" w:hAnsi="Century Gothic"/>
        </w:rPr>
        <w:t>Asunto</w:t>
      </w:r>
      <w:r w:rsidR="00F87801">
        <w:rPr>
          <w:rFonts w:ascii="Century Gothic" w:hAnsi="Century Gothic"/>
        </w:rPr>
        <w:t xml:space="preserve"> principal, es un campo de lista de selección donde se contiene los materiales con los que cuenta una planta, este campo es editable para la captura del ticket.</w:t>
      </w:r>
    </w:p>
    <w:p w14:paraId="58E4D7DF" w14:textId="22C71172" w:rsidR="00F87801" w:rsidRDefault="00DF092B" w:rsidP="00534C22">
      <w:pPr>
        <w:pStyle w:val="Prrafodelista"/>
        <w:numPr>
          <w:ilvl w:val="1"/>
          <w:numId w:val="36"/>
        </w:numPr>
        <w:jc w:val="both"/>
        <w:rPr>
          <w:rFonts w:ascii="Century Gothic" w:hAnsi="Century Gothic"/>
        </w:rPr>
      </w:pPr>
      <w:r>
        <w:rPr>
          <w:rFonts w:ascii="Century Gothic" w:hAnsi="Century Gothic"/>
        </w:rPr>
        <w:t>Asunto secundario</w:t>
      </w:r>
      <w:r w:rsidR="00F87801">
        <w:rPr>
          <w:rFonts w:ascii="Century Gothic" w:hAnsi="Century Gothic"/>
        </w:rPr>
        <w:t>, campo de lista de selección para la especificación y dependencia del campo de Asunto principal</w:t>
      </w:r>
      <w:r w:rsidR="00C93E13">
        <w:rPr>
          <w:rFonts w:ascii="Century Gothic" w:hAnsi="Century Gothic"/>
        </w:rPr>
        <w:t>, este campo es editable para el operador.</w:t>
      </w:r>
    </w:p>
    <w:p w14:paraId="5AD690D7" w14:textId="4388930A" w:rsidR="00C93E13" w:rsidRDefault="00C93E13" w:rsidP="00534C22">
      <w:pPr>
        <w:pStyle w:val="Prrafodelista"/>
        <w:numPr>
          <w:ilvl w:val="1"/>
          <w:numId w:val="36"/>
        </w:numPr>
        <w:jc w:val="both"/>
        <w:rPr>
          <w:rFonts w:ascii="Century Gothic" w:hAnsi="Century Gothic"/>
        </w:rPr>
      </w:pPr>
      <w:r>
        <w:rPr>
          <w:rFonts w:ascii="Century Gothic" w:hAnsi="Century Gothic"/>
        </w:rPr>
        <w:t>Descripción, campo de tipo texto en donde permite al operador ingresar información relacionada a la incidencia o al reporte que levanta.</w:t>
      </w:r>
    </w:p>
    <w:p w14:paraId="697DC2DE" w14:textId="0C5C3E05" w:rsidR="00C93E13" w:rsidRDefault="00C93E13" w:rsidP="00534C22">
      <w:pPr>
        <w:pStyle w:val="Prrafodelista"/>
        <w:numPr>
          <w:ilvl w:val="1"/>
          <w:numId w:val="36"/>
        </w:numPr>
        <w:jc w:val="both"/>
        <w:rPr>
          <w:rFonts w:ascii="Century Gothic" w:hAnsi="Century Gothic"/>
        </w:rPr>
      </w:pPr>
      <w:r w:rsidRPr="00C93E13">
        <w:rPr>
          <w:rFonts w:ascii="Century Gothic" w:hAnsi="Century Gothic"/>
          <w:highlight w:val="yellow"/>
        </w:rPr>
        <w:t>Tipo de agua</w:t>
      </w:r>
      <w:r>
        <w:rPr>
          <w:rFonts w:ascii="Century Gothic" w:hAnsi="Century Gothic"/>
        </w:rPr>
        <w:t>, campo de lista de selección que clasifica la prioridad que se debe tener para el ticket que reporta el operador, este campo contiene una validaci</w:t>
      </w:r>
      <w:r w:rsidR="00DF092B">
        <w:rPr>
          <w:rFonts w:ascii="Century Gothic" w:hAnsi="Century Gothic"/>
        </w:rPr>
        <w:t>ón (catálogo de prioridad</w:t>
      </w:r>
      <w:r w:rsidR="00677011">
        <w:rPr>
          <w:rFonts w:ascii="Century Gothic" w:hAnsi="Century Gothic"/>
        </w:rPr>
        <w:t xml:space="preserve"> por definir SYTESA</w:t>
      </w:r>
      <w:r w:rsidR="00DF092B">
        <w:rPr>
          <w:rFonts w:ascii="Century Gothic" w:hAnsi="Century Gothic"/>
        </w:rPr>
        <w:t xml:space="preserve">) ya que dependiendo el valor que se seleccione, desplegará un campo de tipo texto nombrado </w:t>
      </w:r>
      <w:r w:rsidR="00DF092B">
        <w:rPr>
          <w:rFonts w:ascii="Century Gothic" w:hAnsi="Century Gothic"/>
          <w:b/>
        </w:rPr>
        <w:t>Motivo</w:t>
      </w:r>
      <w:r w:rsidR="00DF092B">
        <w:rPr>
          <w:rFonts w:ascii="Century Gothic" w:hAnsi="Century Gothic"/>
        </w:rPr>
        <w:t xml:space="preserve"> </w:t>
      </w:r>
      <w:r w:rsidR="00677011">
        <w:rPr>
          <w:rFonts w:ascii="Century Gothic" w:hAnsi="Century Gothic"/>
        </w:rPr>
        <w:t>donde</w:t>
      </w:r>
      <w:r w:rsidR="00DF092B">
        <w:rPr>
          <w:rFonts w:ascii="Century Gothic" w:hAnsi="Century Gothic"/>
        </w:rPr>
        <w:t xml:space="preserve"> se capturará el porqué de la selección en el campo</w:t>
      </w:r>
      <w:r w:rsidR="00BD5974">
        <w:rPr>
          <w:rFonts w:ascii="Century Gothic" w:hAnsi="Century Gothic"/>
        </w:rPr>
        <w:t>.</w:t>
      </w:r>
    </w:p>
    <w:p w14:paraId="1FCBADB0" w14:textId="01F1216E" w:rsidR="00BD5974" w:rsidRPr="00E138BE" w:rsidRDefault="00BD5974" w:rsidP="00BD5974">
      <w:pPr>
        <w:ind w:left="1440"/>
        <w:jc w:val="both"/>
        <w:rPr>
          <w:rFonts w:ascii="Century Gothic" w:hAnsi="Century Gothic"/>
          <w:b/>
        </w:rPr>
      </w:pPr>
      <w:r w:rsidRPr="00E138BE">
        <w:rPr>
          <w:rFonts w:ascii="Century Gothic" w:hAnsi="Century Gothic"/>
          <w:b/>
        </w:rPr>
        <w:t>Sección Fotografías (Evidencia)</w:t>
      </w:r>
    </w:p>
    <w:p w14:paraId="1A9C2C24" w14:textId="2914138B" w:rsidR="00BD5974" w:rsidRDefault="00BD5974" w:rsidP="00BD5974">
      <w:pPr>
        <w:ind w:left="1440"/>
        <w:jc w:val="both"/>
        <w:rPr>
          <w:rFonts w:ascii="Century Gothic" w:hAnsi="Century Gothic"/>
        </w:rPr>
      </w:pPr>
      <w:r>
        <w:rPr>
          <w:rFonts w:ascii="Century Gothic" w:hAnsi="Century Gothic"/>
        </w:rPr>
        <w:lastRenderedPageBreak/>
        <w:t>En esta sección deberá realizarse la captura de fotografías (máximo 5), como parte de la evidencia del ticket que es reportado, así mismo se contendrá la validación de poder eliminar dicha(s) fotografía(s).</w:t>
      </w:r>
      <w:r w:rsidR="0098549E">
        <w:rPr>
          <w:rFonts w:ascii="Century Gothic" w:hAnsi="Century Gothic"/>
        </w:rPr>
        <w:t xml:space="preserve"> (Ver desarrollo Carga de fotografía)</w:t>
      </w:r>
    </w:p>
    <w:p w14:paraId="5AC2B208" w14:textId="56D186D6" w:rsidR="00ED0B8A" w:rsidRDefault="00ED0B8A" w:rsidP="00BD5974">
      <w:pPr>
        <w:ind w:left="1440"/>
        <w:jc w:val="both"/>
        <w:rPr>
          <w:rFonts w:ascii="Century Gothic" w:hAnsi="Century Gothic"/>
        </w:rPr>
      </w:pPr>
      <w:r>
        <w:rPr>
          <w:rFonts w:ascii="Century Gothic" w:hAnsi="Century Gothic"/>
        </w:rPr>
        <w:t>Botones</w:t>
      </w:r>
    </w:p>
    <w:p w14:paraId="7A34CE0B" w14:textId="35A2BC27" w:rsidR="00ED0B8A" w:rsidRDefault="00ED0B8A" w:rsidP="00ED0B8A">
      <w:pPr>
        <w:pStyle w:val="Prrafodelista"/>
        <w:numPr>
          <w:ilvl w:val="1"/>
          <w:numId w:val="36"/>
        </w:numPr>
        <w:jc w:val="both"/>
        <w:rPr>
          <w:rFonts w:ascii="Century Gothic" w:hAnsi="Century Gothic"/>
        </w:rPr>
      </w:pPr>
      <w:r w:rsidRPr="005067A7">
        <w:rPr>
          <w:rFonts w:ascii="Century Gothic" w:hAnsi="Century Gothic"/>
          <w:b/>
        </w:rPr>
        <w:t>Cancelar</w:t>
      </w:r>
      <w:r>
        <w:rPr>
          <w:rFonts w:ascii="Century Gothic" w:hAnsi="Century Gothic"/>
        </w:rPr>
        <w:t>, dicho botón servirá para cancel</w:t>
      </w:r>
      <w:r w:rsidR="00BB700D">
        <w:rPr>
          <w:rFonts w:ascii="Century Gothic" w:hAnsi="Century Gothic"/>
        </w:rPr>
        <w:t>ar la captura del ticket y</w:t>
      </w:r>
      <w:r>
        <w:rPr>
          <w:rFonts w:ascii="Century Gothic" w:hAnsi="Century Gothic"/>
        </w:rPr>
        <w:t xml:space="preserve"> su acción al ser presionado</w:t>
      </w:r>
      <w:r w:rsidR="0098549E">
        <w:rPr>
          <w:rFonts w:ascii="Century Gothic" w:hAnsi="Century Gothic"/>
        </w:rPr>
        <w:t xml:space="preserve"> es</w:t>
      </w:r>
      <w:r>
        <w:rPr>
          <w:rFonts w:ascii="Century Gothic" w:hAnsi="Century Gothic"/>
        </w:rPr>
        <w:t xml:space="preserve"> regresar a la pantalla </w:t>
      </w:r>
      <w:r w:rsidR="0098549E">
        <w:rPr>
          <w:rFonts w:ascii="Century Gothic" w:hAnsi="Century Gothic"/>
        </w:rPr>
        <w:t>del menú general del operador (Figura 1.6).</w:t>
      </w:r>
    </w:p>
    <w:p w14:paraId="7887E415" w14:textId="67AA13FB" w:rsidR="00ED0B8A" w:rsidRDefault="00ED0B8A" w:rsidP="00ED0B8A">
      <w:pPr>
        <w:pStyle w:val="Prrafodelista"/>
        <w:numPr>
          <w:ilvl w:val="1"/>
          <w:numId w:val="36"/>
        </w:numPr>
        <w:jc w:val="both"/>
        <w:rPr>
          <w:rFonts w:ascii="Century Gothic" w:hAnsi="Century Gothic"/>
        </w:rPr>
      </w:pPr>
      <w:r w:rsidRPr="005067A7">
        <w:rPr>
          <w:rFonts w:ascii="Century Gothic" w:hAnsi="Century Gothic"/>
          <w:b/>
        </w:rPr>
        <w:t>Enviar</w:t>
      </w:r>
      <w:r w:rsidR="00BB700D">
        <w:rPr>
          <w:rFonts w:ascii="Century Gothic" w:hAnsi="Century Gothic"/>
        </w:rPr>
        <w:t xml:space="preserve">, este botón sirve para hacer </w:t>
      </w:r>
      <w:r w:rsidR="005067A7">
        <w:rPr>
          <w:rFonts w:ascii="Century Gothic" w:hAnsi="Century Gothic"/>
        </w:rPr>
        <w:t>él</w:t>
      </w:r>
      <w:r w:rsidR="00BB700D">
        <w:rPr>
          <w:rFonts w:ascii="Century Gothic" w:hAnsi="Century Gothic"/>
        </w:rPr>
        <w:t xml:space="preserve"> envió de la información que se ha capturado por el operador hacia el sistema para la gestión del mismo.</w:t>
      </w:r>
    </w:p>
    <w:p w14:paraId="78F01A3D" w14:textId="2AAF3674" w:rsidR="00073DAC" w:rsidRDefault="00073DAC" w:rsidP="00073DAC">
      <w:pPr>
        <w:pStyle w:val="Prrafodelista"/>
        <w:numPr>
          <w:ilvl w:val="0"/>
          <w:numId w:val="36"/>
        </w:numPr>
        <w:jc w:val="both"/>
        <w:rPr>
          <w:rFonts w:ascii="Century Gothic" w:hAnsi="Century Gothic"/>
        </w:rPr>
      </w:pPr>
      <w:r>
        <w:rPr>
          <w:rFonts w:ascii="Century Gothic" w:hAnsi="Century Gothic"/>
        </w:rPr>
        <w:t>Al término de la creación del ticket</w:t>
      </w:r>
      <w:r w:rsidR="009F548A">
        <w:rPr>
          <w:rFonts w:ascii="Century Gothic" w:hAnsi="Century Gothic"/>
        </w:rPr>
        <w:t xml:space="preserve"> y el envió del mismo</w:t>
      </w:r>
      <w:r>
        <w:rPr>
          <w:rFonts w:ascii="Century Gothic" w:hAnsi="Century Gothic"/>
        </w:rPr>
        <w:t>, se debe mostrar una alerta que contenga el siguiente mensaje “Tu reporte ha sido genera</w:t>
      </w:r>
      <w:r w:rsidR="005067A7">
        <w:rPr>
          <w:rFonts w:ascii="Century Gothic" w:hAnsi="Century Gothic"/>
        </w:rPr>
        <w:t>do.”, con dos acciones a ejecut</w:t>
      </w:r>
      <w:r w:rsidR="00EB26C3">
        <w:rPr>
          <w:rFonts w:ascii="Century Gothic" w:hAnsi="Century Gothic"/>
        </w:rPr>
        <w:t>ar en la alerta</w:t>
      </w:r>
      <w:r>
        <w:rPr>
          <w:rFonts w:ascii="Century Gothic" w:hAnsi="Century Gothic"/>
        </w:rPr>
        <w:t xml:space="preserve">: </w:t>
      </w:r>
    </w:p>
    <w:p w14:paraId="73A20B45" w14:textId="1D736AA2" w:rsidR="00073DAC" w:rsidRDefault="00073DAC" w:rsidP="00073DAC">
      <w:pPr>
        <w:pStyle w:val="Prrafodelista"/>
        <w:numPr>
          <w:ilvl w:val="1"/>
          <w:numId w:val="36"/>
        </w:numPr>
        <w:jc w:val="both"/>
        <w:rPr>
          <w:rFonts w:ascii="Century Gothic" w:hAnsi="Century Gothic"/>
        </w:rPr>
      </w:pPr>
      <w:r w:rsidRPr="00EB26C3">
        <w:rPr>
          <w:rFonts w:ascii="Century Gothic" w:hAnsi="Century Gothic"/>
          <w:b/>
        </w:rPr>
        <w:t>Visualizar</w:t>
      </w:r>
      <w:r>
        <w:rPr>
          <w:rFonts w:ascii="Century Gothic" w:hAnsi="Century Gothic"/>
        </w:rPr>
        <w:t xml:space="preserve"> que permite llevar a una siguiente pantalla que contendrá toda la información del ticket capturado como lectura.</w:t>
      </w:r>
    </w:p>
    <w:p w14:paraId="56F55965" w14:textId="43634150" w:rsidR="00073DAC" w:rsidRPr="00ED0B8A" w:rsidRDefault="00073DAC" w:rsidP="00073DAC">
      <w:pPr>
        <w:pStyle w:val="Prrafodelista"/>
        <w:numPr>
          <w:ilvl w:val="1"/>
          <w:numId w:val="36"/>
        </w:numPr>
        <w:jc w:val="both"/>
        <w:rPr>
          <w:rFonts w:ascii="Century Gothic" w:hAnsi="Century Gothic"/>
        </w:rPr>
      </w:pPr>
      <w:r w:rsidRPr="00EB26C3">
        <w:rPr>
          <w:rFonts w:ascii="Century Gothic" w:hAnsi="Century Gothic"/>
          <w:b/>
        </w:rPr>
        <w:t>Cerrar</w:t>
      </w:r>
      <w:r>
        <w:rPr>
          <w:rFonts w:ascii="Century Gothic" w:hAnsi="Century Gothic"/>
        </w:rPr>
        <w:t xml:space="preserve">, que solo llevara a la pantalla </w:t>
      </w:r>
      <w:r w:rsidR="009F548A">
        <w:rPr>
          <w:rFonts w:ascii="Century Gothic" w:hAnsi="Century Gothic"/>
        </w:rPr>
        <w:t>del menú general del operador (Figura 1.6)</w:t>
      </w:r>
      <w:r>
        <w:rPr>
          <w:rFonts w:ascii="Century Gothic" w:hAnsi="Century Gothic"/>
        </w:rPr>
        <w:t>.</w:t>
      </w:r>
    </w:p>
    <w:p w14:paraId="41CE45F0" w14:textId="77777777" w:rsidR="001B2F7F" w:rsidRDefault="007778D1" w:rsidP="001B2F7F">
      <w:pPr>
        <w:jc w:val="center"/>
        <w:rPr>
          <w:rFonts w:ascii="Century Gothic" w:hAnsi="Century Gothic"/>
        </w:rPr>
      </w:pPr>
      <w:r>
        <w:rPr>
          <w:noProof/>
          <w:lang w:val="es-AR" w:eastAsia="es-AR"/>
        </w:rPr>
        <w:lastRenderedPageBreak/>
        <w:drawing>
          <wp:inline distT="0" distB="0" distL="0" distR="0" wp14:anchorId="07AD62B7" wp14:editId="3C0ADCB4">
            <wp:extent cx="1906621" cy="3828137"/>
            <wp:effectExtent l="0" t="0" r="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13617" cy="3842184"/>
                    </a:xfrm>
                    <a:prstGeom prst="rect">
                      <a:avLst/>
                    </a:prstGeom>
                  </pic:spPr>
                </pic:pic>
              </a:graphicData>
            </a:graphic>
          </wp:inline>
        </w:drawing>
      </w:r>
    </w:p>
    <w:p w14:paraId="6D184395" w14:textId="1E3A2787" w:rsidR="001B2F7F" w:rsidRPr="001B2F7F" w:rsidRDefault="001B2F7F" w:rsidP="001B2F7F">
      <w:pPr>
        <w:jc w:val="center"/>
        <w:rPr>
          <w:rFonts w:ascii="Century Gothic" w:hAnsi="Century Gothic"/>
        </w:rPr>
      </w:pPr>
      <w:r>
        <w:rPr>
          <w:rFonts w:ascii="Century Gothic" w:eastAsia="Times New Roman" w:hAnsi="Century Gothic" w:cs="Times New Roman"/>
          <w:b/>
          <w:bCs/>
          <w:color w:val="4F81BD" w:themeColor="accent1"/>
          <w:sz w:val="18"/>
          <w:szCs w:val="18"/>
          <w:lang w:val="es-ES"/>
        </w:rPr>
        <w:t>Figura 1.</w:t>
      </w:r>
      <w:r w:rsidR="009F548A">
        <w:rPr>
          <w:rFonts w:ascii="Century Gothic" w:eastAsia="Times New Roman" w:hAnsi="Century Gothic" w:cs="Times New Roman"/>
          <w:b/>
          <w:bCs/>
          <w:color w:val="4F81BD" w:themeColor="accent1"/>
          <w:sz w:val="18"/>
          <w:szCs w:val="18"/>
          <w:lang w:val="es-ES"/>
        </w:rPr>
        <w:t>20</w:t>
      </w:r>
      <w:r>
        <w:rPr>
          <w:rFonts w:ascii="Century Gothic" w:eastAsia="Times New Roman" w:hAnsi="Century Gothic" w:cs="Times New Roman"/>
          <w:b/>
          <w:bCs/>
          <w:color w:val="4F81BD" w:themeColor="accent1"/>
          <w:sz w:val="18"/>
          <w:szCs w:val="18"/>
          <w:lang w:val="es-ES"/>
        </w:rPr>
        <w:t xml:space="preserve"> </w:t>
      </w:r>
      <w:r w:rsidR="004846C4">
        <w:rPr>
          <w:rFonts w:ascii="Century Gothic" w:eastAsia="Times New Roman" w:hAnsi="Century Gothic" w:cs="Times New Roman"/>
          <w:b/>
          <w:bCs/>
          <w:color w:val="4F81BD" w:themeColor="accent1"/>
          <w:sz w:val="18"/>
          <w:szCs w:val="18"/>
          <w:lang w:val="es-ES"/>
        </w:rPr>
        <w:t>Pantalla vi</w:t>
      </w:r>
      <w:r>
        <w:rPr>
          <w:rFonts w:ascii="Century Gothic" w:eastAsia="Times New Roman" w:hAnsi="Century Gothic" w:cs="Times New Roman"/>
          <w:b/>
          <w:bCs/>
          <w:color w:val="4F81BD" w:themeColor="accent1"/>
          <w:sz w:val="18"/>
          <w:szCs w:val="18"/>
          <w:lang w:val="es-ES"/>
        </w:rPr>
        <w:t>sualización ticket</w:t>
      </w:r>
    </w:p>
    <w:p w14:paraId="4CB9E3DC" w14:textId="2EBB3112" w:rsidR="00817F5B" w:rsidRDefault="00817F5B" w:rsidP="00817F5B">
      <w:pPr>
        <w:pStyle w:val="Epgrafe"/>
        <w:ind w:left="720"/>
      </w:pPr>
      <w:r w:rsidRPr="002D5AAF">
        <w:rPr>
          <w:bCs w:val="0"/>
        </w:rPr>
        <w:t>2.</w:t>
      </w:r>
      <w:r>
        <w:t>4</w:t>
      </w:r>
      <w:r w:rsidRPr="002D5AAF">
        <w:t xml:space="preserve">.2 Ver </w:t>
      </w:r>
      <w:r>
        <w:t xml:space="preserve">ticket </w:t>
      </w:r>
      <w:r w:rsidRPr="002D5AAF">
        <w:t>(s)</w:t>
      </w:r>
    </w:p>
    <w:p w14:paraId="4AFDCA4C" w14:textId="74AC1043" w:rsidR="00B11618" w:rsidRPr="00B11618" w:rsidRDefault="00B11618" w:rsidP="00B11618">
      <w:pPr>
        <w:ind w:left="720"/>
        <w:rPr>
          <w:rFonts w:ascii="Century Gothic" w:hAnsi="Century Gothic"/>
        </w:rPr>
      </w:pPr>
      <w:r w:rsidRPr="00B11618">
        <w:rPr>
          <w:rFonts w:ascii="Century Gothic" w:hAnsi="Century Gothic"/>
        </w:rPr>
        <w:t>En esta acción se visualizaran los reportes que el operador ha levantado, siempre y cuando algún usuario de atención a clientes no lo haya tomado para su gestión inmediatamente ya que el reporte se crea en etapa de Ingreso, el proceso para ver dichos ticket es el siguiente:</w:t>
      </w:r>
    </w:p>
    <w:p w14:paraId="15B344FE" w14:textId="77777777" w:rsidR="003C1445" w:rsidRDefault="00B11618" w:rsidP="00B11618">
      <w:pPr>
        <w:ind w:left="720"/>
        <w:rPr>
          <w:rFonts w:ascii="Century Gothic" w:hAnsi="Century Gothic"/>
        </w:rPr>
      </w:pPr>
      <w:r w:rsidRPr="00B11618">
        <w:rPr>
          <w:rFonts w:ascii="Century Gothic" w:hAnsi="Century Gothic"/>
        </w:rPr>
        <w:t xml:space="preserve">Al dar clic en el botón Ver ticket(s) </w:t>
      </w:r>
      <w:r w:rsidR="003C1445">
        <w:rPr>
          <w:rFonts w:ascii="Century Gothic" w:hAnsi="Century Gothic"/>
        </w:rPr>
        <w:t xml:space="preserve">del menú general del operador (Figura 1.6) </w:t>
      </w:r>
      <w:r w:rsidRPr="00B11618">
        <w:rPr>
          <w:rFonts w:ascii="Century Gothic" w:hAnsi="Century Gothic"/>
        </w:rPr>
        <w:t>desplegará una pantalla siguiente con los reportes creados por el operador</w:t>
      </w:r>
      <w:r w:rsidR="00794B45">
        <w:rPr>
          <w:rFonts w:ascii="Century Gothic" w:hAnsi="Century Gothic"/>
        </w:rPr>
        <w:t xml:space="preserve"> en el que se contendrán los valores</w:t>
      </w:r>
      <w:r w:rsidR="003C1445">
        <w:rPr>
          <w:rFonts w:ascii="Century Gothic" w:hAnsi="Century Gothic"/>
        </w:rPr>
        <w:t>:</w:t>
      </w:r>
    </w:p>
    <w:p w14:paraId="36E14E9A" w14:textId="5BD9DBBE" w:rsidR="003C1445" w:rsidRPr="00E138BE" w:rsidRDefault="00794B45" w:rsidP="00E138BE">
      <w:pPr>
        <w:pStyle w:val="Prrafodelista"/>
        <w:numPr>
          <w:ilvl w:val="0"/>
          <w:numId w:val="46"/>
        </w:numPr>
        <w:rPr>
          <w:rFonts w:ascii="Century Gothic" w:hAnsi="Century Gothic"/>
        </w:rPr>
      </w:pPr>
      <w:r w:rsidRPr="00E138BE">
        <w:rPr>
          <w:rFonts w:ascii="Century Gothic" w:hAnsi="Century Gothic"/>
          <w:b/>
        </w:rPr>
        <w:t>No. de ticket</w:t>
      </w:r>
      <w:r w:rsidR="004846C4">
        <w:rPr>
          <w:rFonts w:ascii="Century Gothic" w:hAnsi="Century Gothic"/>
        </w:rPr>
        <w:t>, folio del sistema generado</w:t>
      </w:r>
    </w:p>
    <w:p w14:paraId="691F2781" w14:textId="5ADDFFD0" w:rsidR="003C1445" w:rsidRDefault="00794B45" w:rsidP="00E138BE">
      <w:pPr>
        <w:pStyle w:val="Prrafodelista"/>
        <w:numPr>
          <w:ilvl w:val="0"/>
          <w:numId w:val="46"/>
        </w:numPr>
        <w:rPr>
          <w:rFonts w:ascii="Century Gothic" w:hAnsi="Century Gothic"/>
        </w:rPr>
      </w:pPr>
      <w:r w:rsidRPr="00E138BE">
        <w:rPr>
          <w:rFonts w:ascii="Century Gothic" w:hAnsi="Century Gothic"/>
          <w:b/>
        </w:rPr>
        <w:t>Asunto</w:t>
      </w:r>
      <w:r w:rsidRPr="00E138BE">
        <w:rPr>
          <w:rFonts w:ascii="Century Gothic" w:hAnsi="Century Gothic"/>
        </w:rPr>
        <w:t>, este último va concatenado con los campos asunt</w:t>
      </w:r>
      <w:r w:rsidR="00626CCB" w:rsidRPr="00E138BE">
        <w:rPr>
          <w:rFonts w:ascii="Century Gothic" w:hAnsi="Century Gothic"/>
        </w:rPr>
        <w:t>o principal y asunto secundario</w:t>
      </w:r>
    </w:p>
    <w:p w14:paraId="39C27916" w14:textId="54E39041" w:rsidR="00B11618" w:rsidRPr="000932B0" w:rsidRDefault="003C1445" w:rsidP="00E138BE">
      <w:pPr>
        <w:pStyle w:val="Prrafodelista"/>
        <w:numPr>
          <w:ilvl w:val="0"/>
          <w:numId w:val="46"/>
        </w:numPr>
        <w:rPr>
          <w:rFonts w:ascii="Century Gothic" w:hAnsi="Century Gothic"/>
        </w:rPr>
      </w:pPr>
      <w:r>
        <w:rPr>
          <w:rFonts w:ascii="Century Gothic" w:hAnsi="Century Gothic"/>
        </w:rPr>
        <w:t>L</w:t>
      </w:r>
      <w:r w:rsidR="00626CCB" w:rsidRPr="000932B0">
        <w:rPr>
          <w:rFonts w:ascii="Century Gothic" w:hAnsi="Century Gothic"/>
        </w:rPr>
        <w:t xml:space="preserve">ink </w:t>
      </w:r>
      <w:r w:rsidR="00626CCB" w:rsidRPr="000932B0">
        <w:rPr>
          <w:rFonts w:ascii="Century Gothic" w:hAnsi="Century Gothic"/>
          <w:b/>
          <w:u w:val="single"/>
        </w:rPr>
        <w:t>Ver</w:t>
      </w:r>
      <w:r w:rsidR="00626CCB" w:rsidRPr="000932B0">
        <w:rPr>
          <w:rFonts w:ascii="Century Gothic" w:hAnsi="Century Gothic"/>
        </w:rPr>
        <w:t xml:space="preserve"> que al ser presionado permitirá solo </w:t>
      </w:r>
      <w:r w:rsidR="00556A7C" w:rsidRPr="000932B0">
        <w:rPr>
          <w:rFonts w:ascii="Century Gothic" w:hAnsi="Century Gothic"/>
        </w:rPr>
        <w:t>visualizar</w:t>
      </w:r>
      <w:r w:rsidR="00626CCB" w:rsidRPr="000932B0">
        <w:rPr>
          <w:rFonts w:ascii="Century Gothic" w:hAnsi="Century Gothic"/>
        </w:rPr>
        <w:t xml:space="preserve"> el reporte levantado</w:t>
      </w:r>
      <w:r>
        <w:rPr>
          <w:rFonts w:ascii="Century Gothic" w:hAnsi="Century Gothic"/>
        </w:rPr>
        <w:t xml:space="preserve"> en una siguiente pantalla</w:t>
      </w:r>
      <w:r w:rsidR="00556A7C" w:rsidRPr="000932B0">
        <w:rPr>
          <w:rFonts w:ascii="Century Gothic" w:hAnsi="Century Gothic"/>
        </w:rPr>
        <w:t>.</w:t>
      </w:r>
    </w:p>
    <w:p w14:paraId="39FAFDEA" w14:textId="0438E988" w:rsidR="00556A7C" w:rsidRDefault="00556A7C" w:rsidP="00556A7C">
      <w:pPr>
        <w:ind w:left="720"/>
        <w:jc w:val="center"/>
        <w:rPr>
          <w:rFonts w:ascii="Century Gothic" w:hAnsi="Century Gothic"/>
        </w:rPr>
      </w:pPr>
      <w:r>
        <w:rPr>
          <w:noProof/>
          <w:lang w:val="es-AR" w:eastAsia="es-AR"/>
        </w:rPr>
        <w:lastRenderedPageBreak/>
        <w:drawing>
          <wp:inline distT="0" distB="0" distL="0" distR="0" wp14:anchorId="1663AFD8" wp14:editId="392336C2">
            <wp:extent cx="4299626" cy="3845241"/>
            <wp:effectExtent l="0" t="0" r="5715"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02845" cy="3848120"/>
                    </a:xfrm>
                    <a:prstGeom prst="rect">
                      <a:avLst/>
                    </a:prstGeom>
                  </pic:spPr>
                </pic:pic>
              </a:graphicData>
            </a:graphic>
          </wp:inline>
        </w:drawing>
      </w:r>
    </w:p>
    <w:p w14:paraId="695E2281" w14:textId="6F7DDBA7" w:rsidR="00490B2E" w:rsidRPr="00254F99" w:rsidRDefault="00490B2E" w:rsidP="00490B2E">
      <w:pPr>
        <w:ind w:left="1080"/>
        <w:jc w:val="center"/>
        <w:rPr>
          <w:rFonts w:ascii="Century Gothic" w:hAnsi="Century Gothic"/>
          <w:vertAlign w:val="superscript"/>
        </w:rPr>
      </w:pPr>
      <w:r>
        <w:rPr>
          <w:rFonts w:ascii="Century Gothic" w:eastAsia="Times New Roman" w:hAnsi="Century Gothic" w:cs="Times New Roman"/>
          <w:b/>
          <w:bCs/>
          <w:color w:val="4F81BD" w:themeColor="accent1"/>
          <w:sz w:val="18"/>
          <w:szCs w:val="18"/>
          <w:lang w:val="es-ES"/>
        </w:rPr>
        <w:t>Figura 1.</w:t>
      </w:r>
      <w:r w:rsidR="002A7FD6">
        <w:rPr>
          <w:rFonts w:ascii="Century Gothic" w:eastAsia="Times New Roman" w:hAnsi="Century Gothic" w:cs="Times New Roman"/>
          <w:b/>
          <w:bCs/>
          <w:color w:val="4F81BD" w:themeColor="accent1"/>
          <w:sz w:val="18"/>
          <w:szCs w:val="18"/>
          <w:lang w:val="es-ES"/>
        </w:rPr>
        <w:t>21</w:t>
      </w:r>
      <w:r>
        <w:rPr>
          <w:rFonts w:ascii="Century Gothic" w:eastAsia="Times New Roman" w:hAnsi="Century Gothic" w:cs="Times New Roman"/>
          <w:b/>
          <w:bCs/>
          <w:color w:val="4F81BD" w:themeColor="accent1"/>
          <w:sz w:val="18"/>
          <w:szCs w:val="18"/>
          <w:lang w:val="es-ES"/>
        </w:rPr>
        <w:t xml:space="preserve"> Proceso ver ticket(s)</w:t>
      </w:r>
    </w:p>
    <w:p w14:paraId="18D88054" w14:textId="505BA732" w:rsidR="00F96219" w:rsidRPr="00F96219" w:rsidRDefault="00F96219" w:rsidP="00F96219">
      <w:pPr>
        <w:ind w:left="720"/>
        <w:rPr>
          <w:rFonts w:ascii="Century Gothic" w:hAnsi="Century Gothic"/>
        </w:rPr>
      </w:pPr>
      <w:r>
        <w:rPr>
          <w:rFonts w:ascii="Century Gothic" w:hAnsi="Century Gothic"/>
        </w:rPr>
        <w:t>A</w:t>
      </w:r>
      <w:r w:rsidR="00225786">
        <w:rPr>
          <w:rFonts w:ascii="Century Gothic" w:hAnsi="Century Gothic"/>
        </w:rPr>
        <w:t>l</w:t>
      </w:r>
      <w:r>
        <w:rPr>
          <w:rFonts w:ascii="Century Gothic" w:hAnsi="Century Gothic"/>
        </w:rPr>
        <w:t xml:space="preserve"> final de la sección de Informe de ticket(s) se tiene un botón </w:t>
      </w:r>
      <w:r>
        <w:rPr>
          <w:rFonts w:ascii="Century Gothic" w:hAnsi="Century Gothic"/>
          <w:b/>
        </w:rPr>
        <w:t>Cerrar</w:t>
      </w:r>
      <w:r>
        <w:rPr>
          <w:rFonts w:ascii="Century Gothic" w:hAnsi="Century Gothic"/>
        </w:rPr>
        <w:t xml:space="preserve"> en donde al ser presionado llevara a la pantalla </w:t>
      </w:r>
      <w:r w:rsidR="002A7FD6">
        <w:rPr>
          <w:rFonts w:ascii="Century Gothic" w:hAnsi="Century Gothic"/>
        </w:rPr>
        <w:t>del menú</w:t>
      </w:r>
      <w:r>
        <w:rPr>
          <w:rFonts w:ascii="Century Gothic" w:hAnsi="Century Gothic"/>
        </w:rPr>
        <w:t xml:space="preserve"> general del operador dentro de la aplicación.</w:t>
      </w:r>
    </w:p>
    <w:p w14:paraId="67915013" w14:textId="77777777" w:rsidR="00817F5B" w:rsidRPr="006A4597" w:rsidRDefault="00817F5B" w:rsidP="00817F5B">
      <w:pPr>
        <w:jc w:val="center"/>
        <w:rPr>
          <w:rFonts w:ascii="Century Gothic" w:hAnsi="Century Gothic"/>
        </w:rPr>
      </w:pPr>
    </w:p>
    <w:p w14:paraId="4C5F6429" w14:textId="101F0057" w:rsidR="003811CE" w:rsidRDefault="00C84190" w:rsidP="005E2903">
      <w:pPr>
        <w:jc w:val="both"/>
        <w:rPr>
          <w:rStyle w:val="Ttulo3Car"/>
          <w:rFonts w:ascii="Century Gothic" w:hAnsi="Century Gothic"/>
        </w:rPr>
      </w:pPr>
      <w:bookmarkStart w:id="72" w:name="_Toc494196069"/>
      <w:r>
        <w:rPr>
          <w:rStyle w:val="Ttulo3Car"/>
          <w:rFonts w:ascii="Century Gothic" w:hAnsi="Century Gothic"/>
        </w:rPr>
        <w:t>D</w:t>
      </w:r>
      <w:r w:rsidR="00756B9B">
        <w:rPr>
          <w:rStyle w:val="Ttulo3Car"/>
          <w:rFonts w:ascii="Century Gothic" w:hAnsi="Century Gothic"/>
        </w:rPr>
        <w:t>esarrollo 2.5</w:t>
      </w:r>
      <w:r w:rsidR="001114DD">
        <w:rPr>
          <w:rStyle w:val="Ttulo3Car"/>
          <w:rFonts w:ascii="Century Gothic" w:hAnsi="Century Gothic"/>
        </w:rPr>
        <w:t xml:space="preserve">. </w:t>
      </w:r>
      <w:r w:rsidR="006678F1">
        <w:rPr>
          <w:rStyle w:val="Ttulo3Car"/>
          <w:rFonts w:ascii="Century Gothic" w:hAnsi="Century Gothic"/>
        </w:rPr>
        <w:t>Carga de fotografías</w:t>
      </w:r>
      <w:bookmarkEnd w:id="72"/>
      <w:r w:rsidR="001114DD">
        <w:rPr>
          <w:rStyle w:val="Ttulo3Car"/>
          <w:rFonts w:ascii="Century Gothic" w:hAnsi="Century Gothic"/>
        </w:rPr>
        <w:t xml:space="preserve"> </w:t>
      </w:r>
    </w:p>
    <w:p w14:paraId="33F6E38A" w14:textId="4F218C39" w:rsidR="003811CE" w:rsidRDefault="003811CE" w:rsidP="003811CE">
      <w:pPr>
        <w:jc w:val="both"/>
        <w:rPr>
          <w:rFonts w:ascii="Century Gothic" w:hAnsi="Century Gothic"/>
        </w:rPr>
      </w:pPr>
      <w:r>
        <w:rPr>
          <w:rFonts w:ascii="Century Gothic" w:hAnsi="Century Gothic"/>
        </w:rPr>
        <w:t xml:space="preserve">La función de este proceso se encuentra involucrada en la mayoría de los </w:t>
      </w:r>
      <w:r w:rsidR="00677C39">
        <w:rPr>
          <w:rFonts w:ascii="Century Gothic" w:hAnsi="Century Gothic"/>
        </w:rPr>
        <w:t>procesos de la aplicación</w:t>
      </w:r>
      <w:r>
        <w:rPr>
          <w:rFonts w:ascii="Century Gothic" w:hAnsi="Century Gothic"/>
        </w:rPr>
        <w:t>, para la funcionalidad de esta sección se deberá ejecutar e</w:t>
      </w:r>
      <w:r w:rsidR="00F8567E">
        <w:rPr>
          <w:rFonts w:ascii="Century Gothic" w:hAnsi="Century Gothic"/>
        </w:rPr>
        <w:t>l proceso de la siguiente forma:</w:t>
      </w:r>
    </w:p>
    <w:p w14:paraId="1FA13F24" w14:textId="788857C8" w:rsidR="00F8567E" w:rsidRDefault="00F8567E" w:rsidP="003811CE">
      <w:pPr>
        <w:jc w:val="both"/>
        <w:rPr>
          <w:rFonts w:ascii="Century Gothic" w:hAnsi="Century Gothic"/>
        </w:rPr>
      </w:pPr>
      <w:r>
        <w:rPr>
          <w:rFonts w:ascii="Century Gothic" w:hAnsi="Century Gothic"/>
        </w:rPr>
        <w:t>Todos los procesos tendrán activada la misma acción como se muestra en la siguiente imagen:</w:t>
      </w:r>
    </w:p>
    <w:p w14:paraId="6BC8FC1A" w14:textId="77777777" w:rsidR="00A15D4A" w:rsidRDefault="00EB0B8D" w:rsidP="00A15D4A">
      <w:pPr>
        <w:jc w:val="center"/>
        <w:rPr>
          <w:rFonts w:ascii="Century Gothic" w:hAnsi="Century Gothic"/>
        </w:rPr>
      </w:pPr>
      <w:r>
        <w:rPr>
          <w:noProof/>
          <w:lang w:val="es-AR" w:eastAsia="es-AR"/>
        </w:rPr>
        <w:lastRenderedPageBreak/>
        <mc:AlternateContent>
          <mc:Choice Requires="wps">
            <w:drawing>
              <wp:anchor distT="0" distB="0" distL="114300" distR="114300" simplePos="0" relativeHeight="251661312" behindDoc="0" locked="0" layoutInCell="1" allowOverlap="1" wp14:anchorId="1D76D45A" wp14:editId="29498925">
                <wp:simplePos x="0" y="0"/>
                <wp:positionH relativeFrom="column">
                  <wp:posOffset>1034415</wp:posOffset>
                </wp:positionH>
                <wp:positionV relativeFrom="paragraph">
                  <wp:posOffset>1634490</wp:posOffset>
                </wp:positionV>
                <wp:extent cx="285750" cy="295275"/>
                <wp:effectExtent l="0" t="0" r="19050" b="28575"/>
                <wp:wrapNone/>
                <wp:docPr id="18" name="Rectángulo 18"/>
                <wp:cNvGraphicFramePr/>
                <a:graphic xmlns:a="http://schemas.openxmlformats.org/drawingml/2006/main">
                  <a:graphicData uri="http://schemas.microsoft.com/office/word/2010/wordprocessingShape">
                    <wps:wsp>
                      <wps:cNvSpPr/>
                      <wps:spPr>
                        <a:xfrm>
                          <a:off x="0" y="0"/>
                          <a:ext cx="285750" cy="295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E623916" id="Rectángulo 18" o:spid="_x0000_s1026" style="position:absolute;margin-left:81.45pt;margin-top:128.7pt;width:22.5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" filled="f" strokecolor="red" strokeweight="2pt"/>
            </w:pict>
          </mc:Fallback>
        </mc:AlternateContent>
      </w:r>
      <w:r>
        <w:rPr>
          <w:noProof/>
          <w:lang w:val="es-AR" w:eastAsia="es-AR"/>
        </w:rPr>
        <mc:AlternateContent>
          <mc:Choice Requires="wps">
            <w:drawing>
              <wp:anchor distT="0" distB="0" distL="114300" distR="114300" simplePos="0" relativeHeight="251662336" behindDoc="0" locked="0" layoutInCell="1" allowOverlap="1" wp14:anchorId="3B0C6D6E" wp14:editId="5E6F7433">
                <wp:simplePos x="0" y="0"/>
                <wp:positionH relativeFrom="column">
                  <wp:posOffset>2767965</wp:posOffset>
                </wp:positionH>
                <wp:positionV relativeFrom="paragraph">
                  <wp:posOffset>2433955</wp:posOffset>
                </wp:positionV>
                <wp:extent cx="238125" cy="276225"/>
                <wp:effectExtent l="0" t="0" r="28575" b="28575"/>
                <wp:wrapNone/>
                <wp:docPr id="27" name="Rectángulo 27"/>
                <wp:cNvGraphicFramePr/>
                <a:graphic xmlns:a="http://schemas.openxmlformats.org/drawingml/2006/main">
                  <a:graphicData uri="http://schemas.microsoft.com/office/word/2010/wordprocessingShape">
                    <wps:wsp>
                      <wps:cNvSpPr/>
                      <wps:spPr>
                        <a:xfrm>
                          <a:off x="0" y="0"/>
                          <a:ext cx="238125" cy="276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4F38295" id="Rectángulo 27" o:spid="_x0000_s1026" style="position:absolute;margin-left:217.95pt;margin-top:191.65pt;width:18.75pt;height:2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" filled="f" strokecolor="red" strokeweight="2pt"/>
            </w:pict>
          </mc:Fallback>
        </mc:AlternateContent>
      </w:r>
      <w:r w:rsidR="00F8567E">
        <w:rPr>
          <w:noProof/>
          <w:lang w:val="es-AR" w:eastAsia="es-AR"/>
        </w:rPr>
        <w:drawing>
          <wp:inline distT="0" distB="0" distL="0" distR="0" wp14:anchorId="52973047" wp14:editId="5F0EBB45">
            <wp:extent cx="1762143" cy="3419475"/>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71522" cy="3437675"/>
                    </a:xfrm>
                    <a:prstGeom prst="rect">
                      <a:avLst/>
                    </a:prstGeom>
                  </pic:spPr>
                </pic:pic>
              </a:graphicData>
            </a:graphic>
          </wp:inline>
        </w:drawing>
      </w:r>
      <w:r w:rsidR="00A4605A">
        <w:rPr>
          <w:noProof/>
          <w:lang w:val="es-AR" w:eastAsia="es-AR"/>
        </w:rPr>
        <w:drawing>
          <wp:inline distT="0" distB="0" distL="0" distR="0" wp14:anchorId="3683FE5B" wp14:editId="238EBD46">
            <wp:extent cx="1672515" cy="3332641"/>
            <wp:effectExtent l="0" t="0" r="4445"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96369" cy="3380172"/>
                    </a:xfrm>
                    <a:prstGeom prst="rect">
                      <a:avLst/>
                    </a:prstGeom>
                  </pic:spPr>
                </pic:pic>
              </a:graphicData>
            </a:graphic>
          </wp:inline>
        </w:drawing>
      </w:r>
      <w:r>
        <w:rPr>
          <w:noProof/>
          <w:lang w:val="es-AR" w:eastAsia="es-AR"/>
        </w:rPr>
        <w:drawing>
          <wp:inline distT="0" distB="0" distL="0" distR="0" wp14:anchorId="7C84062D" wp14:editId="66D24BFF">
            <wp:extent cx="1666875" cy="333375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69821" cy="3339642"/>
                    </a:xfrm>
                    <a:prstGeom prst="rect">
                      <a:avLst/>
                    </a:prstGeom>
                  </pic:spPr>
                </pic:pic>
              </a:graphicData>
            </a:graphic>
          </wp:inline>
        </w:drawing>
      </w:r>
    </w:p>
    <w:p w14:paraId="7B74A53F" w14:textId="3D635F99" w:rsidR="00A15D4A" w:rsidRPr="00A15D4A" w:rsidRDefault="00EF6E62" w:rsidP="00A15D4A">
      <w:pPr>
        <w:jc w:val="center"/>
        <w:rPr>
          <w:rFonts w:ascii="Century Gothic" w:hAnsi="Century Gothic"/>
        </w:rPr>
      </w:pPr>
      <w:r>
        <w:rPr>
          <w:rFonts w:ascii="Century Gothic" w:eastAsia="Times New Roman" w:hAnsi="Century Gothic" w:cs="Times New Roman"/>
          <w:b/>
          <w:bCs/>
          <w:color w:val="4F81BD" w:themeColor="accent1"/>
          <w:sz w:val="18"/>
          <w:szCs w:val="18"/>
          <w:lang w:val="es-ES"/>
        </w:rPr>
        <w:t>Figura 1.20</w:t>
      </w:r>
      <w:r w:rsidR="00A15D4A">
        <w:rPr>
          <w:rFonts w:ascii="Century Gothic" w:eastAsia="Times New Roman" w:hAnsi="Century Gothic" w:cs="Times New Roman"/>
          <w:b/>
          <w:bCs/>
          <w:color w:val="4F81BD" w:themeColor="accent1"/>
          <w:sz w:val="18"/>
          <w:szCs w:val="18"/>
          <w:lang w:val="es-ES"/>
        </w:rPr>
        <w:t xml:space="preserve"> Ejemplos de carga de fotografías</w:t>
      </w:r>
    </w:p>
    <w:p w14:paraId="7235BA76" w14:textId="226789E6" w:rsidR="00A14190" w:rsidRDefault="00A14190" w:rsidP="00A14190">
      <w:pPr>
        <w:rPr>
          <w:rFonts w:ascii="Century Gothic" w:hAnsi="Century Gothic"/>
        </w:rPr>
      </w:pPr>
      <w:r>
        <w:rPr>
          <w:rFonts w:ascii="Century Gothic" w:hAnsi="Century Gothic"/>
        </w:rPr>
        <w:t xml:space="preserve">Al presionar el símbolo de </w:t>
      </w:r>
      <w:r w:rsidRPr="00F825BC">
        <w:rPr>
          <w:rFonts w:ascii="Century Gothic" w:hAnsi="Century Gothic"/>
          <w:b/>
          <w:sz w:val="28"/>
        </w:rPr>
        <w:t>+</w:t>
      </w:r>
      <w:r>
        <w:rPr>
          <w:rFonts w:ascii="Century Gothic" w:hAnsi="Century Gothic"/>
        </w:rPr>
        <w:t xml:space="preserve"> debe darse acceso a la cámara del celular directamente </w:t>
      </w:r>
      <w:r w:rsidR="00677C39">
        <w:rPr>
          <w:rFonts w:ascii="Century Gothic" w:hAnsi="Century Gothic"/>
        </w:rPr>
        <w:t>(</w:t>
      </w:r>
      <w:r>
        <w:rPr>
          <w:rFonts w:ascii="Century Gothic" w:hAnsi="Century Gothic"/>
        </w:rPr>
        <w:t xml:space="preserve">ya que ninguna imagen debe ser cargada de la galería de fotografías </w:t>
      </w:r>
      <w:r w:rsidR="00B43753">
        <w:rPr>
          <w:rFonts w:ascii="Century Gothic" w:hAnsi="Century Gothic"/>
        </w:rPr>
        <w:t>del dispositivo</w:t>
      </w:r>
      <w:r w:rsidR="00677C39">
        <w:rPr>
          <w:rFonts w:ascii="Century Gothic" w:hAnsi="Century Gothic"/>
        </w:rPr>
        <w:t>)</w:t>
      </w:r>
      <w:r w:rsidR="00B43753">
        <w:rPr>
          <w:rFonts w:ascii="Century Gothic" w:hAnsi="Century Gothic"/>
        </w:rPr>
        <w:t xml:space="preserve"> y presionar dependiendo el celular en “Capturar fotografía”</w:t>
      </w:r>
      <w:r w:rsidR="00677C39">
        <w:rPr>
          <w:rFonts w:ascii="Century Gothic" w:hAnsi="Century Gothic"/>
        </w:rPr>
        <w:t>;</w:t>
      </w:r>
      <w:r w:rsidR="00B43753">
        <w:rPr>
          <w:rFonts w:ascii="Century Gothic" w:hAnsi="Century Gothic"/>
        </w:rPr>
        <w:t xml:space="preserve"> está será guardada en la sección correspondiente.</w:t>
      </w:r>
    </w:p>
    <w:p w14:paraId="2835E5A2" w14:textId="77777777" w:rsidR="00B43753" w:rsidRDefault="00B43753" w:rsidP="00B43753">
      <w:pPr>
        <w:jc w:val="center"/>
        <w:rPr>
          <w:rFonts w:ascii="Century Gothic" w:hAnsi="Century Gothic"/>
        </w:rPr>
      </w:pPr>
      <w:r>
        <w:rPr>
          <w:noProof/>
          <w:lang w:val="es-AR" w:eastAsia="es-AR"/>
        </w:rPr>
        <w:lastRenderedPageBreak/>
        <w:drawing>
          <wp:inline distT="0" distB="0" distL="0" distR="0" wp14:anchorId="6A8FDA61" wp14:editId="4AB942C2">
            <wp:extent cx="3651375" cy="323850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7625" cy="3244043"/>
                    </a:xfrm>
                    <a:prstGeom prst="rect">
                      <a:avLst/>
                    </a:prstGeom>
                  </pic:spPr>
                </pic:pic>
              </a:graphicData>
            </a:graphic>
          </wp:inline>
        </w:drawing>
      </w:r>
      <w:r w:rsidR="00C71307">
        <w:rPr>
          <w:noProof/>
          <w:lang w:val="es-AR" w:eastAsia="es-AR"/>
        </w:rPr>
        <w:drawing>
          <wp:inline distT="0" distB="0" distL="0" distR="0" wp14:anchorId="39CDDAFB" wp14:editId="79359AEB">
            <wp:extent cx="1659878" cy="318195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99503" cy="3257913"/>
                    </a:xfrm>
                    <a:prstGeom prst="rect">
                      <a:avLst/>
                    </a:prstGeom>
                  </pic:spPr>
                </pic:pic>
              </a:graphicData>
            </a:graphic>
          </wp:inline>
        </w:drawing>
      </w:r>
    </w:p>
    <w:p w14:paraId="245D941B" w14:textId="516DC27A" w:rsidR="007664AA" w:rsidRPr="00A15D4A" w:rsidRDefault="007664AA" w:rsidP="007664AA">
      <w:pPr>
        <w:jc w:val="center"/>
        <w:rPr>
          <w:rFonts w:ascii="Century Gothic" w:hAnsi="Century Gothic"/>
        </w:rPr>
      </w:pPr>
      <w:r>
        <w:rPr>
          <w:rFonts w:ascii="Century Gothic" w:eastAsia="Times New Roman" w:hAnsi="Century Gothic" w:cs="Times New Roman"/>
          <w:b/>
          <w:bCs/>
          <w:color w:val="4F81BD" w:themeColor="accent1"/>
          <w:sz w:val="18"/>
          <w:szCs w:val="18"/>
          <w:lang w:val="es-ES"/>
        </w:rPr>
        <w:t>Figura 1.21 Carga de fotografía</w:t>
      </w:r>
      <w:r w:rsidR="00A13913">
        <w:rPr>
          <w:rFonts w:ascii="Century Gothic" w:eastAsia="Times New Roman" w:hAnsi="Century Gothic" w:cs="Times New Roman"/>
          <w:b/>
          <w:bCs/>
          <w:color w:val="4F81BD" w:themeColor="accent1"/>
          <w:sz w:val="18"/>
          <w:szCs w:val="18"/>
          <w:lang w:val="es-ES"/>
        </w:rPr>
        <w:t>s</w:t>
      </w:r>
    </w:p>
    <w:p w14:paraId="5F263EA4" w14:textId="71710A5A" w:rsidR="00B22DEC" w:rsidRDefault="00B22DEC" w:rsidP="00B22DEC">
      <w:pPr>
        <w:rPr>
          <w:rFonts w:ascii="Century Gothic" w:hAnsi="Century Gothic"/>
        </w:rPr>
      </w:pPr>
      <w:r>
        <w:rPr>
          <w:rFonts w:ascii="Century Gothic" w:hAnsi="Century Gothic"/>
        </w:rPr>
        <w:t xml:space="preserve">Dicha fotografía </w:t>
      </w:r>
      <w:r w:rsidR="00CF5BDE">
        <w:rPr>
          <w:rFonts w:ascii="Century Gothic" w:hAnsi="Century Gothic"/>
        </w:rPr>
        <w:t>p</w:t>
      </w:r>
      <w:r w:rsidR="007205F2">
        <w:rPr>
          <w:rFonts w:ascii="Century Gothic" w:hAnsi="Century Gothic"/>
        </w:rPr>
        <w:t>uede ser de igual forma eliminada</w:t>
      </w:r>
      <w:r w:rsidR="00347079">
        <w:rPr>
          <w:rFonts w:ascii="Century Gothic" w:hAnsi="Century Gothic"/>
        </w:rPr>
        <w:t xml:space="preserve">; en este proceso únicamente se contendrá en una esquina de la foto capturada una </w:t>
      </w:r>
      <w:r w:rsidR="00347079" w:rsidRPr="00347079">
        <w:rPr>
          <w:rFonts w:ascii="Century Gothic" w:hAnsi="Century Gothic"/>
          <w:b/>
        </w:rPr>
        <w:t>X</w:t>
      </w:r>
      <w:r w:rsidR="00CF5BDE">
        <w:rPr>
          <w:rFonts w:ascii="Century Gothic" w:hAnsi="Century Gothic"/>
          <w:b/>
        </w:rPr>
        <w:t xml:space="preserve"> </w:t>
      </w:r>
      <w:r w:rsidR="00CF5BDE" w:rsidRPr="000932B0">
        <w:rPr>
          <w:rFonts w:ascii="Century Gothic" w:hAnsi="Century Gothic"/>
        </w:rPr>
        <w:t>(Fi</w:t>
      </w:r>
      <w:r w:rsidR="00CF5BDE">
        <w:rPr>
          <w:rFonts w:ascii="Century Gothic" w:hAnsi="Century Gothic"/>
        </w:rPr>
        <w:t>gura 1.22)</w:t>
      </w:r>
      <w:r w:rsidR="00347079">
        <w:rPr>
          <w:rFonts w:ascii="Century Gothic" w:hAnsi="Century Gothic"/>
        </w:rPr>
        <w:t xml:space="preserve">, que al presionarla alertará si la misma será eliminada y con las acciones </w:t>
      </w:r>
      <w:r w:rsidR="00347079" w:rsidRPr="00347079">
        <w:rPr>
          <w:rFonts w:ascii="Century Gothic" w:hAnsi="Century Gothic"/>
          <w:b/>
        </w:rPr>
        <w:t>Aceptar</w:t>
      </w:r>
      <w:r w:rsidR="00347079">
        <w:rPr>
          <w:rFonts w:ascii="Century Gothic" w:hAnsi="Century Gothic"/>
        </w:rPr>
        <w:t xml:space="preserve"> se confirma que sea eliminada y </w:t>
      </w:r>
      <w:r w:rsidR="00347079" w:rsidRPr="00347079">
        <w:rPr>
          <w:rFonts w:ascii="Century Gothic" w:hAnsi="Century Gothic"/>
          <w:b/>
        </w:rPr>
        <w:t>Cancelar</w:t>
      </w:r>
      <w:r w:rsidR="00347079">
        <w:rPr>
          <w:rFonts w:ascii="Century Gothic" w:hAnsi="Century Gothic"/>
        </w:rPr>
        <w:t xml:space="preserve"> que al ser presionada regresará a la sección en la que se encuentre para la captura de la imagen.</w:t>
      </w:r>
    </w:p>
    <w:p w14:paraId="129E929D" w14:textId="77777777" w:rsidR="00CF5BDE" w:rsidRDefault="00AA38A7" w:rsidP="000932B0">
      <w:pPr>
        <w:jc w:val="center"/>
        <w:rPr>
          <w:rFonts w:ascii="Century Gothic" w:hAnsi="Century Gothic"/>
        </w:rPr>
      </w:pPr>
      <w:r>
        <w:rPr>
          <w:noProof/>
          <w:lang w:val="es-AR" w:eastAsia="es-AR"/>
        </w:rPr>
        <w:drawing>
          <wp:inline distT="0" distB="0" distL="0" distR="0" wp14:anchorId="2AB607C7" wp14:editId="0CE9C397">
            <wp:extent cx="3876675" cy="2140549"/>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99729" cy="2153279"/>
                    </a:xfrm>
                    <a:prstGeom prst="rect">
                      <a:avLst/>
                    </a:prstGeom>
                  </pic:spPr>
                </pic:pic>
              </a:graphicData>
            </a:graphic>
          </wp:inline>
        </w:drawing>
      </w:r>
    </w:p>
    <w:p w14:paraId="384177F3" w14:textId="1A029DA0" w:rsidR="00CF5BDE" w:rsidRDefault="00CF5BDE" w:rsidP="000932B0">
      <w:pPr>
        <w:jc w:val="center"/>
        <w:rPr>
          <w:ins w:id="73" w:author="Fierro Castelan, Asbeidy Sara" w:date="2017-09-26T13:27:00Z"/>
          <w:rFonts w:ascii="Century Gothic" w:hAnsi="Century Gothic"/>
          <w:b/>
        </w:rPr>
      </w:pPr>
      <w:r>
        <w:rPr>
          <w:rFonts w:ascii="Century Gothic" w:eastAsia="Times New Roman" w:hAnsi="Century Gothic" w:cs="Times New Roman"/>
          <w:b/>
          <w:bCs/>
          <w:color w:val="4F81BD" w:themeColor="accent1"/>
          <w:sz w:val="18"/>
          <w:szCs w:val="18"/>
          <w:lang w:val="es-ES"/>
        </w:rPr>
        <w:lastRenderedPageBreak/>
        <w:t>Figura 1.22 Pantalla eliminación de fotografía</w:t>
      </w:r>
    </w:p>
    <w:p w14:paraId="2C40B61A" w14:textId="1C37B7D6" w:rsidR="00BD3753" w:rsidRDefault="00BD3753" w:rsidP="00B22DEC">
      <w:pPr>
        <w:rPr>
          <w:rFonts w:ascii="Century Gothic" w:hAnsi="Century Gothic"/>
        </w:rPr>
      </w:pPr>
      <w:r w:rsidRPr="0077160B">
        <w:rPr>
          <w:rFonts w:ascii="Century Gothic" w:hAnsi="Century Gothic"/>
          <w:b/>
        </w:rPr>
        <w:t>Dato</w:t>
      </w:r>
      <w:r>
        <w:rPr>
          <w:rFonts w:ascii="Century Gothic" w:hAnsi="Century Gothic"/>
        </w:rPr>
        <w:t>: Cada fotografía al ser almacenada deberá contener la fecha de la captura y su folio correspondiente.</w:t>
      </w:r>
    </w:p>
    <w:p w14:paraId="05BA48C7" w14:textId="77777777" w:rsidR="00A14190" w:rsidRPr="003811CE" w:rsidRDefault="00A14190" w:rsidP="00F8567E">
      <w:pPr>
        <w:jc w:val="center"/>
        <w:rPr>
          <w:rFonts w:ascii="Century Gothic" w:hAnsi="Century Gothic"/>
        </w:rPr>
      </w:pPr>
    </w:p>
    <w:p w14:paraId="30A43712" w14:textId="77777777" w:rsidR="00901D0B" w:rsidRPr="000C66CB" w:rsidRDefault="00901D0B" w:rsidP="005E2903">
      <w:pPr>
        <w:keepNext/>
        <w:jc w:val="both"/>
        <w:rPr>
          <w:rFonts w:ascii="Century Gothic" w:hAnsi="Century Gothic"/>
        </w:rPr>
      </w:pPr>
    </w:p>
    <w:sectPr w:rsidR="00901D0B" w:rsidRPr="000C66CB" w:rsidSect="00C40089">
      <w:headerReference w:type="default" r:id="rId43"/>
      <w:footerReference w:type="default" r:id="rId44"/>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C6F423" w14:textId="77777777" w:rsidR="0055070F" w:rsidRDefault="0055070F" w:rsidP="00FE494F">
      <w:pPr>
        <w:spacing w:after="0" w:line="240" w:lineRule="auto"/>
      </w:pPr>
      <w:r>
        <w:separator/>
      </w:r>
    </w:p>
  </w:endnote>
  <w:endnote w:type="continuationSeparator" w:id="0">
    <w:p w14:paraId="24D7E2AC" w14:textId="77777777" w:rsidR="0055070F" w:rsidRDefault="0055070F" w:rsidP="00FE4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Palatino">
    <w:charset w:val="00"/>
    <w:family w:val="auto"/>
    <w:pitch w:val="variable"/>
    <w:sig w:usb0="A00002FF" w:usb1="7800205A" w:usb2="146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9357" w:type="dxa"/>
      <w:tblInd w:w="-318" w:type="dxa"/>
      <w:tblBorders>
        <w:top w:val="single" w:sz="18" w:space="0" w:color="943634" w:themeColor="accent2" w:themeShade="BF"/>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4"/>
      <w:gridCol w:w="6237"/>
      <w:gridCol w:w="1276"/>
    </w:tblGrid>
    <w:tr w:rsidR="00655434" w:rsidRPr="007E73FF" w14:paraId="1944693D" w14:textId="77777777" w:rsidTr="003F4FCF">
      <w:tc>
        <w:tcPr>
          <w:tcW w:w="1844" w:type="dxa"/>
          <w:tcBorders>
            <w:top w:val="single" w:sz="4" w:space="0" w:color="548DD4" w:themeColor="text2" w:themeTint="99"/>
          </w:tcBorders>
        </w:tcPr>
        <w:p w14:paraId="6BFA29AE" w14:textId="77777777" w:rsidR="00655434" w:rsidRDefault="00655434" w:rsidP="0026651D">
          <w:pPr>
            <w:pStyle w:val="Piedepgina"/>
          </w:pPr>
        </w:p>
      </w:tc>
      <w:tc>
        <w:tcPr>
          <w:tcW w:w="6237" w:type="dxa"/>
          <w:tcBorders>
            <w:top w:val="single" w:sz="4" w:space="0" w:color="548DD4" w:themeColor="text2" w:themeTint="99"/>
          </w:tcBorders>
        </w:tcPr>
        <w:p w14:paraId="771DE0F5" w14:textId="77777777" w:rsidR="00655434" w:rsidRDefault="00655434" w:rsidP="0026651D">
          <w:pPr>
            <w:jc w:val="center"/>
          </w:pPr>
        </w:p>
      </w:tc>
      <w:tc>
        <w:tcPr>
          <w:tcW w:w="1276" w:type="dxa"/>
          <w:tcBorders>
            <w:top w:val="single" w:sz="4" w:space="0" w:color="548DD4" w:themeColor="text2" w:themeTint="99"/>
          </w:tcBorders>
        </w:tcPr>
        <w:sdt>
          <w:sdtPr>
            <w:id w:val="-965740066"/>
            <w:docPartObj>
              <w:docPartGallery w:val="Page Numbers (Bottom of Page)"/>
              <w:docPartUnique/>
            </w:docPartObj>
          </w:sdtPr>
          <w:sdtEndPr/>
          <w:sdtContent>
            <w:p w14:paraId="504C2032" w14:textId="77777777" w:rsidR="00655434" w:rsidRPr="00927E36" w:rsidRDefault="00655434" w:rsidP="0026651D">
              <w:pPr>
                <w:pStyle w:val="Piedepgina"/>
                <w:jc w:val="right"/>
                <w:rPr>
                  <w:rFonts w:asciiTheme="minorHAnsi" w:hAnsiTheme="minorHAnsi"/>
                  <w:sz w:val="10"/>
                  <w:szCs w:val="10"/>
                </w:rPr>
              </w:pPr>
            </w:p>
            <w:p w14:paraId="137C0E7C" w14:textId="77777777" w:rsidR="00655434" w:rsidRPr="007E73FF" w:rsidRDefault="00655434" w:rsidP="0026651D">
              <w:pPr>
                <w:pStyle w:val="Piedepgina"/>
                <w:jc w:val="right"/>
              </w:pPr>
              <w:r w:rsidRPr="007E73FF">
                <w:rPr>
                  <w:rFonts w:asciiTheme="minorHAnsi" w:hAnsiTheme="minorHAnsi"/>
                </w:rPr>
                <w:t xml:space="preserve">Página | </w:t>
              </w:r>
              <w:r w:rsidRPr="007E73FF">
                <w:fldChar w:fldCharType="begin"/>
              </w:r>
              <w:r w:rsidRPr="007E73FF">
                <w:rPr>
                  <w:rFonts w:asciiTheme="minorHAnsi" w:hAnsiTheme="minorHAnsi"/>
                </w:rPr>
                <w:instrText>PAGE   \* MERGEFORMAT</w:instrText>
              </w:r>
              <w:r w:rsidRPr="007E73FF">
                <w:fldChar w:fldCharType="separate"/>
              </w:r>
              <w:r w:rsidR="004709E8" w:rsidRPr="004709E8">
                <w:rPr>
                  <w:noProof/>
                </w:rPr>
                <w:t>4</w:t>
              </w:r>
              <w:r w:rsidRPr="007E73FF">
                <w:fldChar w:fldCharType="end"/>
              </w:r>
              <w:r w:rsidRPr="007E73FF">
                <w:t xml:space="preserve"> </w:t>
              </w:r>
            </w:p>
          </w:sdtContent>
        </w:sdt>
      </w:tc>
    </w:tr>
  </w:tbl>
  <w:p w14:paraId="708619DB" w14:textId="77777777" w:rsidR="00655434" w:rsidRDefault="0065543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81EE73" w14:textId="77777777" w:rsidR="0055070F" w:rsidRDefault="0055070F" w:rsidP="00FE494F">
      <w:pPr>
        <w:spacing w:after="0" w:line="240" w:lineRule="auto"/>
      </w:pPr>
      <w:r>
        <w:separator/>
      </w:r>
    </w:p>
  </w:footnote>
  <w:footnote w:type="continuationSeparator" w:id="0">
    <w:p w14:paraId="5BA0467E" w14:textId="77777777" w:rsidR="0055070F" w:rsidRDefault="0055070F" w:rsidP="00FE49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E62CFF" w14:textId="294B8A06" w:rsidR="00655434" w:rsidRDefault="00655434" w:rsidP="00BB1757">
    <w:pPr>
      <w:pStyle w:val="Encabezado"/>
      <w:tabs>
        <w:tab w:val="clear" w:pos="8838"/>
      </w:tabs>
      <w:jc w:val="right"/>
    </w:pPr>
    <w:r w:rsidRPr="00EF249E">
      <w:rPr>
        <w:noProof/>
        <w:lang w:val="es-AR" w:eastAsia="es-AR"/>
      </w:rPr>
      <w:drawing>
        <wp:inline distT="0" distB="0" distL="0" distR="0" wp14:anchorId="7B02B08D" wp14:editId="3BAD316C">
          <wp:extent cx="2038350" cy="690122"/>
          <wp:effectExtent l="0" t="0" r="0" b="0"/>
          <wp:docPr id="20" name="Picture 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agen relacionada"/>
                  <pic:cNvPicPr>
                    <a:picLocks noChangeAspect="1" noChangeArrowheads="1"/>
                  </pic:cNvPicPr>
                </pic:nvPicPr>
                <pic:blipFill rotWithShape="1">
                  <a:blip r:embed="rId1" cstate="screen">
                    <a:extLst>
                      <a:ext uri="{28A0092B-C50C-407E-A947-70E740481C1C}">
                        <a14:useLocalDpi xmlns:a14="http://schemas.microsoft.com/office/drawing/2010/main"/>
                      </a:ext>
                    </a:extLst>
                  </a:blip>
                  <a:srcRect/>
                  <a:stretch/>
                </pic:blipFill>
                <pic:spPr bwMode="auto">
                  <a:xfrm>
                    <a:off x="0" y="0"/>
                    <a:ext cx="2150925" cy="728236"/>
                  </a:xfrm>
                  <a:prstGeom prst="rect">
                    <a:avLst/>
                  </a:prstGeom>
                  <a:noFill/>
                  <a:extLst/>
                </pic:spPr>
              </pic:pic>
            </a:graphicData>
          </a:graphic>
        </wp:inline>
      </w:drawing>
    </w:r>
    <w:r>
      <w:tab/>
    </w:r>
  </w:p>
  <w:p w14:paraId="02592D26" w14:textId="77777777" w:rsidR="00655434" w:rsidRDefault="00655434" w:rsidP="00FE494F">
    <w:pPr>
      <w:tabs>
        <w:tab w:val="left" w:pos="2913"/>
        <w:tab w:val="left" w:pos="6120"/>
      </w:tabs>
    </w:pPr>
    <w:r>
      <w:rPr>
        <w:noProof/>
        <w:lang w:val="es-AR" w:eastAsia="es-AR"/>
      </w:rPr>
      <mc:AlternateContent>
        <mc:Choice Requires="wps">
          <w:drawing>
            <wp:anchor distT="0" distB="0" distL="114300" distR="114300" simplePos="0" relativeHeight="251658752" behindDoc="0" locked="0" layoutInCell="1" allowOverlap="1" wp14:anchorId="5482796B" wp14:editId="2C78E067">
              <wp:simplePos x="0" y="0"/>
              <wp:positionH relativeFrom="column">
                <wp:posOffset>848248</wp:posOffset>
              </wp:positionH>
              <wp:positionV relativeFrom="paragraph">
                <wp:posOffset>291465</wp:posOffset>
              </wp:positionV>
              <wp:extent cx="5624490" cy="328930"/>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4490" cy="328930"/>
                      </a:xfrm>
                      <a:prstGeom prst="rect">
                        <a:avLst/>
                      </a:prstGeom>
                      <a:noFill/>
                      <a:ln w="9525">
                        <a:noFill/>
                        <a:miter lim="800000"/>
                        <a:headEnd/>
                        <a:tailEnd/>
                      </a:ln>
                    </wps:spPr>
                    <wps:txbx>
                      <w:txbxContent>
                        <w:p w14:paraId="1CAB7492" w14:textId="115F0A69" w:rsidR="00655434" w:rsidRPr="00927E36" w:rsidRDefault="00655434" w:rsidP="00FE494F">
                          <w:pPr>
                            <w:jc w:val="right"/>
                            <w:rPr>
                              <w:sz w:val="20"/>
                              <w:szCs w:val="20"/>
                            </w:rPr>
                          </w:pPr>
                          <w:r>
                            <w:rPr>
                              <w:sz w:val="20"/>
                              <w:szCs w:val="20"/>
                            </w:rPr>
                            <w:t>Documento funcional descriptivo de desarrollos Salesforce para la creación de app operador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5482796B" id="_x0000_t202" coordsize="21600,21600" o:spt="202" path="m,l,21600r21600,l21600,xe">
              <v:stroke joinstyle="miter"/>
              <v:path gradientshapeok="t" o:connecttype="rect"/>
            </v:shapetype>
            <v:shape id="Cuadro de texto 2" o:spid="_x0000_s1027" type="#_x0000_t202" style="position:absolute;margin-left:66.8pt;margin-top:22.95pt;width:442.85pt;height:25.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" filled="f" stroked="f">
              <v:textbox>
                <w:txbxContent>
                  <w:p w14:paraId="1CAB7492" w14:textId="115F0A69" w:rsidR="00655434" w:rsidRPr="00927E36" w:rsidRDefault="00655434" w:rsidP="00FE494F">
                    <w:pPr>
                      <w:jc w:val="right"/>
                      <w:rPr>
                        <w:sz w:val="20"/>
                        <w:szCs w:val="20"/>
                      </w:rPr>
                    </w:pPr>
                    <w:r>
                      <w:rPr>
                        <w:sz w:val="20"/>
                        <w:szCs w:val="20"/>
                      </w:rPr>
                      <w:t>Documento funcional descriptivo de desarrollos Salesforce para la creación de app operador</w:t>
                    </w:r>
                  </w:p>
                </w:txbxContent>
              </v:textbox>
            </v:shape>
          </w:pict>
        </mc:Fallback>
      </mc:AlternateContent>
    </w:r>
    <w:r>
      <w:tab/>
    </w:r>
    <w:r>
      <w:tab/>
    </w:r>
  </w:p>
  <w:p w14:paraId="3225BDAF" w14:textId="77777777" w:rsidR="00655434" w:rsidRDefault="00655434" w:rsidP="00FE494F"/>
  <w:p w14:paraId="6CEAA2DD" w14:textId="77777777" w:rsidR="00655434" w:rsidRDefault="0065543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E03B2"/>
    <w:multiLevelType w:val="hybridMultilevel"/>
    <w:tmpl w:val="F6BAE4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1DC7EAD"/>
    <w:multiLevelType w:val="hybridMultilevel"/>
    <w:tmpl w:val="001C7860"/>
    <w:lvl w:ilvl="0" w:tplc="B1988BAE">
      <w:start w:val="1"/>
      <w:numFmt w:val="decimal"/>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1FB38E6"/>
    <w:multiLevelType w:val="hybridMultilevel"/>
    <w:tmpl w:val="36E8BB2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02396567"/>
    <w:multiLevelType w:val="hybridMultilevel"/>
    <w:tmpl w:val="8A4CEA2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033E1D0A"/>
    <w:multiLevelType w:val="hybridMultilevel"/>
    <w:tmpl w:val="599ACB94"/>
    <w:lvl w:ilvl="0" w:tplc="080A0001">
      <w:start w:val="1"/>
      <w:numFmt w:val="bullet"/>
      <w:lvlText w:val=""/>
      <w:lvlJc w:val="left"/>
      <w:pPr>
        <w:ind w:left="1077" w:hanging="360"/>
      </w:pPr>
      <w:rPr>
        <w:rFonts w:ascii="Symbol" w:hAnsi="Symbol" w:hint="default"/>
      </w:rPr>
    </w:lvl>
    <w:lvl w:ilvl="1" w:tplc="080A0003" w:tentative="1">
      <w:start w:val="1"/>
      <w:numFmt w:val="bullet"/>
      <w:lvlText w:val="o"/>
      <w:lvlJc w:val="left"/>
      <w:pPr>
        <w:ind w:left="1797" w:hanging="360"/>
      </w:pPr>
      <w:rPr>
        <w:rFonts w:ascii="Courier New" w:hAnsi="Courier New" w:cs="Courier New" w:hint="default"/>
      </w:rPr>
    </w:lvl>
    <w:lvl w:ilvl="2" w:tplc="080A0005" w:tentative="1">
      <w:start w:val="1"/>
      <w:numFmt w:val="bullet"/>
      <w:lvlText w:val=""/>
      <w:lvlJc w:val="left"/>
      <w:pPr>
        <w:ind w:left="2517" w:hanging="360"/>
      </w:pPr>
      <w:rPr>
        <w:rFonts w:ascii="Wingdings" w:hAnsi="Wingdings" w:hint="default"/>
      </w:rPr>
    </w:lvl>
    <w:lvl w:ilvl="3" w:tplc="080A0001" w:tentative="1">
      <w:start w:val="1"/>
      <w:numFmt w:val="bullet"/>
      <w:lvlText w:val=""/>
      <w:lvlJc w:val="left"/>
      <w:pPr>
        <w:ind w:left="3237" w:hanging="360"/>
      </w:pPr>
      <w:rPr>
        <w:rFonts w:ascii="Symbol" w:hAnsi="Symbol" w:hint="default"/>
      </w:rPr>
    </w:lvl>
    <w:lvl w:ilvl="4" w:tplc="080A0003" w:tentative="1">
      <w:start w:val="1"/>
      <w:numFmt w:val="bullet"/>
      <w:lvlText w:val="o"/>
      <w:lvlJc w:val="left"/>
      <w:pPr>
        <w:ind w:left="3957" w:hanging="360"/>
      </w:pPr>
      <w:rPr>
        <w:rFonts w:ascii="Courier New" w:hAnsi="Courier New" w:cs="Courier New" w:hint="default"/>
      </w:rPr>
    </w:lvl>
    <w:lvl w:ilvl="5" w:tplc="080A0005" w:tentative="1">
      <w:start w:val="1"/>
      <w:numFmt w:val="bullet"/>
      <w:lvlText w:val=""/>
      <w:lvlJc w:val="left"/>
      <w:pPr>
        <w:ind w:left="4677" w:hanging="360"/>
      </w:pPr>
      <w:rPr>
        <w:rFonts w:ascii="Wingdings" w:hAnsi="Wingdings" w:hint="default"/>
      </w:rPr>
    </w:lvl>
    <w:lvl w:ilvl="6" w:tplc="080A0001" w:tentative="1">
      <w:start w:val="1"/>
      <w:numFmt w:val="bullet"/>
      <w:lvlText w:val=""/>
      <w:lvlJc w:val="left"/>
      <w:pPr>
        <w:ind w:left="5397" w:hanging="360"/>
      </w:pPr>
      <w:rPr>
        <w:rFonts w:ascii="Symbol" w:hAnsi="Symbol" w:hint="default"/>
      </w:rPr>
    </w:lvl>
    <w:lvl w:ilvl="7" w:tplc="080A0003" w:tentative="1">
      <w:start w:val="1"/>
      <w:numFmt w:val="bullet"/>
      <w:lvlText w:val="o"/>
      <w:lvlJc w:val="left"/>
      <w:pPr>
        <w:ind w:left="6117" w:hanging="360"/>
      </w:pPr>
      <w:rPr>
        <w:rFonts w:ascii="Courier New" w:hAnsi="Courier New" w:cs="Courier New" w:hint="default"/>
      </w:rPr>
    </w:lvl>
    <w:lvl w:ilvl="8" w:tplc="080A0005" w:tentative="1">
      <w:start w:val="1"/>
      <w:numFmt w:val="bullet"/>
      <w:lvlText w:val=""/>
      <w:lvlJc w:val="left"/>
      <w:pPr>
        <w:ind w:left="6837" w:hanging="360"/>
      </w:pPr>
      <w:rPr>
        <w:rFonts w:ascii="Wingdings" w:hAnsi="Wingdings" w:hint="default"/>
      </w:rPr>
    </w:lvl>
  </w:abstractNum>
  <w:abstractNum w:abstractNumId="5">
    <w:nsid w:val="03516538"/>
    <w:multiLevelType w:val="hybridMultilevel"/>
    <w:tmpl w:val="AFBEB168"/>
    <w:lvl w:ilvl="0" w:tplc="E0E2CB4E">
      <w:start w:val="1"/>
      <w:numFmt w:val="decimal"/>
      <w:lvlText w:val="2.%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04EB5398"/>
    <w:multiLevelType w:val="hybridMultilevel"/>
    <w:tmpl w:val="8D382D58"/>
    <w:lvl w:ilvl="0" w:tplc="7848CD78">
      <w:start w:val="1"/>
      <w:numFmt w:val="decimal"/>
      <w:lvlText w:val="3.%1"/>
      <w:lvlJc w:val="left"/>
      <w:pPr>
        <w:ind w:left="180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7">
    <w:nsid w:val="09E25141"/>
    <w:multiLevelType w:val="hybridMultilevel"/>
    <w:tmpl w:val="DE90EC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0D85557F"/>
    <w:multiLevelType w:val="hybridMultilevel"/>
    <w:tmpl w:val="2CD8A798"/>
    <w:lvl w:ilvl="0" w:tplc="E1287760">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112F6778"/>
    <w:multiLevelType w:val="hybridMultilevel"/>
    <w:tmpl w:val="7518A1D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11EF26ED"/>
    <w:multiLevelType w:val="hybridMultilevel"/>
    <w:tmpl w:val="3838038C"/>
    <w:lvl w:ilvl="0" w:tplc="080A000F">
      <w:start w:val="1"/>
      <w:numFmt w:val="decimal"/>
      <w:lvlText w:val="%1."/>
      <w:lvlJc w:val="left"/>
      <w:pPr>
        <w:ind w:left="1440" w:hanging="360"/>
      </w:pPr>
    </w:lvl>
    <w:lvl w:ilvl="1" w:tplc="080A0019">
      <w:start w:val="1"/>
      <w:numFmt w:val="lowerLetter"/>
      <w:lvlText w:val="%2."/>
      <w:lvlJc w:val="left"/>
      <w:pPr>
        <w:ind w:left="2160" w:hanging="360"/>
      </w:pPr>
    </w:lvl>
    <w:lvl w:ilvl="2" w:tplc="080A0017">
      <w:start w:val="1"/>
      <w:numFmt w:val="lowerLetter"/>
      <w:lvlText w:val="%3)"/>
      <w:lvlJc w:val="lef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1">
    <w:nsid w:val="125629D1"/>
    <w:multiLevelType w:val="hybridMultilevel"/>
    <w:tmpl w:val="1C2E516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22EC69F9"/>
    <w:multiLevelType w:val="hybridMultilevel"/>
    <w:tmpl w:val="6C489EF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3">
    <w:nsid w:val="23511B83"/>
    <w:multiLevelType w:val="hybridMultilevel"/>
    <w:tmpl w:val="3F120B08"/>
    <w:lvl w:ilvl="0" w:tplc="E0E2CB4E">
      <w:start w:val="1"/>
      <w:numFmt w:val="decimal"/>
      <w:lvlText w:val="2.%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262647EE"/>
    <w:multiLevelType w:val="hybridMultilevel"/>
    <w:tmpl w:val="7E5CFA3C"/>
    <w:lvl w:ilvl="0" w:tplc="080A000F">
      <w:start w:val="1"/>
      <w:numFmt w:val="decimal"/>
      <w:lvlText w:val="%1."/>
      <w:lvlJc w:val="left"/>
      <w:pPr>
        <w:ind w:left="1440" w:hanging="360"/>
      </w:pPr>
    </w:lvl>
    <w:lvl w:ilvl="1" w:tplc="080A0019">
      <w:start w:val="1"/>
      <w:numFmt w:val="lowerLetter"/>
      <w:lvlText w:val="%2."/>
      <w:lvlJc w:val="left"/>
      <w:pPr>
        <w:ind w:left="2160" w:hanging="360"/>
      </w:pPr>
    </w:lvl>
    <w:lvl w:ilvl="2" w:tplc="080A001B">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5">
    <w:nsid w:val="26485C60"/>
    <w:multiLevelType w:val="hybridMultilevel"/>
    <w:tmpl w:val="E0C8F230"/>
    <w:lvl w:ilvl="0" w:tplc="95021070">
      <w:numFmt w:val="bullet"/>
      <w:lvlText w:val="-"/>
      <w:lvlJc w:val="left"/>
      <w:pPr>
        <w:ind w:left="720" w:hanging="360"/>
      </w:pPr>
      <w:rPr>
        <w:rFonts w:ascii="Century Gothic" w:eastAsiaTheme="minorHAnsi" w:hAnsi="Century Gothic"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27663033"/>
    <w:multiLevelType w:val="hybridMultilevel"/>
    <w:tmpl w:val="80B06A84"/>
    <w:lvl w:ilvl="0" w:tplc="080A0001">
      <w:start w:val="1"/>
      <w:numFmt w:val="bullet"/>
      <w:lvlText w:val=""/>
      <w:lvlJc w:val="left"/>
      <w:pPr>
        <w:ind w:left="3240" w:hanging="360"/>
      </w:pPr>
      <w:rPr>
        <w:rFonts w:ascii="Symbol" w:hAnsi="Symbol" w:hint="default"/>
      </w:rPr>
    </w:lvl>
    <w:lvl w:ilvl="1" w:tplc="080A0003" w:tentative="1">
      <w:start w:val="1"/>
      <w:numFmt w:val="bullet"/>
      <w:lvlText w:val="o"/>
      <w:lvlJc w:val="left"/>
      <w:pPr>
        <w:ind w:left="3960" w:hanging="360"/>
      </w:pPr>
      <w:rPr>
        <w:rFonts w:ascii="Courier New" w:hAnsi="Courier New" w:cs="Courier New" w:hint="default"/>
      </w:rPr>
    </w:lvl>
    <w:lvl w:ilvl="2" w:tplc="080A0005" w:tentative="1">
      <w:start w:val="1"/>
      <w:numFmt w:val="bullet"/>
      <w:lvlText w:val=""/>
      <w:lvlJc w:val="left"/>
      <w:pPr>
        <w:ind w:left="4680" w:hanging="360"/>
      </w:pPr>
      <w:rPr>
        <w:rFonts w:ascii="Wingdings" w:hAnsi="Wingdings" w:hint="default"/>
      </w:rPr>
    </w:lvl>
    <w:lvl w:ilvl="3" w:tplc="080A0001" w:tentative="1">
      <w:start w:val="1"/>
      <w:numFmt w:val="bullet"/>
      <w:lvlText w:val=""/>
      <w:lvlJc w:val="left"/>
      <w:pPr>
        <w:ind w:left="5400" w:hanging="360"/>
      </w:pPr>
      <w:rPr>
        <w:rFonts w:ascii="Symbol" w:hAnsi="Symbol" w:hint="default"/>
      </w:rPr>
    </w:lvl>
    <w:lvl w:ilvl="4" w:tplc="080A0003" w:tentative="1">
      <w:start w:val="1"/>
      <w:numFmt w:val="bullet"/>
      <w:lvlText w:val="o"/>
      <w:lvlJc w:val="left"/>
      <w:pPr>
        <w:ind w:left="6120" w:hanging="360"/>
      </w:pPr>
      <w:rPr>
        <w:rFonts w:ascii="Courier New" w:hAnsi="Courier New" w:cs="Courier New" w:hint="default"/>
      </w:rPr>
    </w:lvl>
    <w:lvl w:ilvl="5" w:tplc="080A0005" w:tentative="1">
      <w:start w:val="1"/>
      <w:numFmt w:val="bullet"/>
      <w:lvlText w:val=""/>
      <w:lvlJc w:val="left"/>
      <w:pPr>
        <w:ind w:left="6840" w:hanging="360"/>
      </w:pPr>
      <w:rPr>
        <w:rFonts w:ascii="Wingdings" w:hAnsi="Wingdings" w:hint="default"/>
      </w:rPr>
    </w:lvl>
    <w:lvl w:ilvl="6" w:tplc="080A0001" w:tentative="1">
      <w:start w:val="1"/>
      <w:numFmt w:val="bullet"/>
      <w:lvlText w:val=""/>
      <w:lvlJc w:val="left"/>
      <w:pPr>
        <w:ind w:left="7560" w:hanging="360"/>
      </w:pPr>
      <w:rPr>
        <w:rFonts w:ascii="Symbol" w:hAnsi="Symbol" w:hint="default"/>
      </w:rPr>
    </w:lvl>
    <w:lvl w:ilvl="7" w:tplc="080A0003" w:tentative="1">
      <w:start w:val="1"/>
      <w:numFmt w:val="bullet"/>
      <w:lvlText w:val="o"/>
      <w:lvlJc w:val="left"/>
      <w:pPr>
        <w:ind w:left="8280" w:hanging="360"/>
      </w:pPr>
      <w:rPr>
        <w:rFonts w:ascii="Courier New" w:hAnsi="Courier New" w:cs="Courier New" w:hint="default"/>
      </w:rPr>
    </w:lvl>
    <w:lvl w:ilvl="8" w:tplc="080A0005" w:tentative="1">
      <w:start w:val="1"/>
      <w:numFmt w:val="bullet"/>
      <w:lvlText w:val=""/>
      <w:lvlJc w:val="left"/>
      <w:pPr>
        <w:ind w:left="9000" w:hanging="360"/>
      </w:pPr>
      <w:rPr>
        <w:rFonts w:ascii="Wingdings" w:hAnsi="Wingdings" w:hint="default"/>
      </w:rPr>
    </w:lvl>
  </w:abstractNum>
  <w:abstractNum w:abstractNumId="17">
    <w:nsid w:val="27E95665"/>
    <w:multiLevelType w:val="hybridMultilevel"/>
    <w:tmpl w:val="5C8CFD8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8">
    <w:nsid w:val="2FFA4F65"/>
    <w:multiLevelType w:val="hybridMultilevel"/>
    <w:tmpl w:val="5AB06A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30A90176"/>
    <w:multiLevelType w:val="hybridMultilevel"/>
    <w:tmpl w:val="CC80FE9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0">
    <w:nsid w:val="3302067E"/>
    <w:multiLevelType w:val="hybridMultilevel"/>
    <w:tmpl w:val="8716C9AE"/>
    <w:lvl w:ilvl="0" w:tplc="43B4E144">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393146E3"/>
    <w:multiLevelType w:val="hybridMultilevel"/>
    <w:tmpl w:val="7256BC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39F05FF7"/>
    <w:multiLevelType w:val="hybridMultilevel"/>
    <w:tmpl w:val="874604AC"/>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23">
    <w:nsid w:val="3FD21F2E"/>
    <w:multiLevelType w:val="hybridMultilevel"/>
    <w:tmpl w:val="C870F95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nsid w:val="47C34A33"/>
    <w:multiLevelType w:val="hybridMultilevel"/>
    <w:tmpl w:val="8B8626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47F83F2F"/>
    <w:multiLevelType w:val="hybridMultilevel"/>
    <w:tmpl w:val="4DD43454"/>
    <w:lvl w:ilvl="0" w:tplc="080A0001">
      <w:start w:val="1"/>
      <w:numFmt w:val="bullet"/>
      <w:lvlText w:val=""/>
      <w:lvlJc w:val="left"/>
      <w:pPr>
        <w:ind w:left="1139" w:hanging="360"/>
      </w:pPr>
      <w:rPr>
        <w:rFonts w:ascii="Symbol" w:hAnsi="Symbol" w:hint="default"/>
      </w:rPr>
    </w:lvl>
    <w:lvl w:ilvl="1" w:tplc="080A0003" w:tentative="1">
      <w:start w:val="1"/>
      <w:numFmt w:val="bullet"/>
      <w:lvlText w:val="o"/>
      <w:lvlJc w:val="left"/>
      <w:pPr>
        <w:ind w:left="1859" w:hanging="360"/>
      </w:pPr>
      <w:rPr>
        <w:rFonts w:ascii="Courier New" w:hAnsi="Courier New" w:cs="Courier New" w:hint="default"/>
      </w:rPr>
    </w:lvl>
    <w:lvl w:ilvl="2" w:tplc="080A0005" w:tentative="1">
      <w:start w:val="1"/>
      <w:numFmt w:val="bullet"/>
      <w:lvlText w:val=""/>
      <w:lvlJc w:val="left"/>
      <w:pPr>
        <w:ind w:left="2579" w:hanging="360"/>
      </w:pPr>
      <w:rPr>
        <w:rFonts w:ascii="Wingdings" w:hAnsi="Wingdings" w:hint="default"/>
      </w:rPr>
    </w:lvl>
    <w:lvl w:ilvl="3" w:tplc="080A0001" w:tentative="1">
      <w:start w:val="1"/>
      <w:numFmt w:val="bullet"/>
      <w:lvlText w:val=""/>
      <w:lvlJc w:val="left"/>
      <w:pPr>
        <w:ind w:left="3299" w:hanging="360"/>
      </w:pPr>
      <w:rPr>
        <w:rFonts w:ascii="Symbol" w:hAnsi="Symbol" w:hint="default"/>
      </w:rPr>
    </w:lvl>
    <w:lvl w:ilvl="4" w:tplc="080A0003" w:tentative="1">
      <w:start w:val="1"/>
      <w:numFmt w:val="bullet"/>
      <w:lvlText w:val="o"/>
      <w:lvlJc w:val="left"/>
      <w:pPr>
        <w:ind w:left="4019" w:hanging="360"/>
      </w:pPr>
      <w:rPr>
        <w:rFonts w:ascii="Courier New" w:hAnsi="Courier New" w:cs="Courier New" w:hint="default"/>
      </w:rPr>
    </w:lvl>
    <w:lvl w:ilvl="5" w:tplc="080A0005" w:tentative="1">
      <w:start w:val="1"/>
      <w:numFmt w:val="bullet"/>
      <w:lvlText w:val=""/>
      <w:lvlJc w:val="left"/>
      <w:pPr>
        <w:ind w:left="4739" w:hanging="360"/>
      </w:pPr>
      <w:rPr>
        <w:rFonts w:ascii="Wingdings" w:hAnsi="Wingdings" w:hint="default"/>
      </w:rPr>
    </w:lvl>
    <w:lvl w:ilvl="6" w:tplc="080A0001" w:tentative="1">
      <w:start w:val="1"/>
      <w:numFmt w:val="bullet"/>
      <w:lvlText w:val=""/>
      <w:lvlJc w:val="left"/>
      <w:pPr>
        <w:ind w:left="5459" w:hanging="360"/>
      </w:pPr>
      <w:rPr>
        <w:rFonts w:ascii="Symbol" w:hAnsi="Symbol" w:hint="default"/>
      </w:rPr>
    </w:lvl>
    <w:lvl w:ilvl="7" w:tplc="080A0003" w:tentative="1">
      <w:start w:val="1"/>
      <w:numFmt w:val="bullet"/>
      <w:lvlText w:val="o"/>
      <w:lvlJc w:val="left"/>
      <w:pPr>
        <w:ind w:left="6179" w:hanging="360"/>
      </w:pPr>
      <w:rPr>
        <w:rFonts w:ascii="Courier New" w:hAnsi="Courier New" w:cs="Courier New" w:hint="default"/>
      </w:rPr>
    </w:lvl>
    <w:lvl w:ilvl="8" w:tplc="080A0005" w:tentative="1">
      <w:start w:val="1"/>
      <w:numFmt w:val="bullet"/>
      <w:lvlText w:val=""/>
      <w:lvlJc w:val="left"/>
      <w:pPr>
        <w:ind w:left="6899" w:hanging="360"/>
      </w:pPr>
      <w:rPr>
        <w:rFonts w:ascii="Wingdings" w:hAnsi="Wingdings" w:hint="default"/>
      </w:rPr>
    </w:lvl>
  </w:abstractNum>
  <w:abstractNum w:abstractNumId="26">
    <w:nsid w:val="4EE573A3"/>
    <w:multiLevelType w:val="hybridMultilevel"/>
    <w:tmpl w:val="C3C4CF06"/>
    <w:lvl w:ilvl="0" w:tplc="2F7AD36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nsid w:val="51381E98"/>
    <w:multiLevelType w:val="hybridMultilevel"/>
    <w:tmpl w:val="D3BC66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nsid w:val="515629C0"/>
    <w:multiLevelType w:val="multilevel"/>
    <w:tmpl w:val="7F846E50"/>
    <w:lvl w:ilvl="0">
      <w:start w:val="1"/>
      <w:numFmt w:val="decimal"/>
      <w:lvlText w:val="%1."/>
      <w:lvlJc w:val="left"/>
      <w:pPr>
        <w:ind w:left="1440" w:hanging="360"/>
      </w:pPr>
    </w:lvl>
    <w:lvl w:ilvl="1">
      <w:start w:val="1"/>
      <w:numFmt w:val="bullet"/>
      <w:lvlText w:val=""/>
      <w:lvlJc w:val="left"/>
      <w:pPr>
        <w:ind w:left="1530" w:hanging="450"/>
      </w:pPr>
      <w:rPr>
        <w:rFonts w:ascii="Symbol" w:hAnsi="Symbol"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9">
    <w:nsid w:val="5237494F"/>
    <w:multiLevelType w:val="hybridMultilevel"/>
    <w:tmpl w:val="1DAA55B8"/>
    <w:lvl w:ilvl="0" w:tplc="7848CD78">
      <w:start w:val="1"/>
      <w:numFmt w:val="decimal"/>
      <w:lvlText w:val="3.%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nsid w:val="59487822"/>
    <w:multiLevelType w:val="hybridMultilevel"/>
    <w:tmpl w:val="F7C6F1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nsid w:val="59AF58A5"/>
    <w:multiLevelType w:val="hybridMultilevel"/>
    <w:tmpl w:val="D1F89AE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nsid w:val="59B70A7E"/>
    <w:multiLevelType w:val="hybridMultilevel"/>
    <w:tmpl w:val="86E0A7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nsid w:val="5C7A77F7"/>
    <w:multiLevelType w:val="hybridMultilevel"/>
    <w:tmpl w:val="25800F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nsid w:val="5CE62ABB"/>
    <w:multiLevelType w:val="hybridMultilevel"/>
    <w:tmpl w:val="C076EE06"/>
    <w:lvl w:ilvl="0" w:tplc="22FA5678">
      <w:start w:val="1"/>
      <w:numFmt w:val="decimal"/>
      <w:lvlText w:val="4.%1"/>
      <w:lvlJc w:val="left"/>
      <w:pPr>
        <w:ind w:left="2160" w:hanging="360"/>
      </w:pPr>
      <w:rPr>
        <w:rFonts w:hint="default"/>
      </w:rPr>
    </w:lvl>
    <w:lvl w:ilvl="1" w:tplc="CD0008D8">
      <w:start w:val="4"/>
      <w:numFmt w:val="decimal"/>
      <w:lvlText w:val="%2."/>
      <w:lvlJc w:val="left"/>
      <w:pPr>
        <w:ind w:left="2880" w:hanging="360"/>
      </w:pPr>
      <w:rPr>
        <w:rFonts w:hint="default"/>
      </w:rPr>
    </w:lvl>
    <w:lvl w:ilvl="2" w:tplc="080A001B" w:tentative="1">
      <w:start w:val="1"/>
      <w:numFmt w:val="lowerRoman"/>
      <w:lvlText w:val="%3."/>
      <w:lvlJc w:val="right"/>
      <w:pPr>
        <w:ind w:left="3600" w:hanging="180"/>
      </w:pPr>
    </w:lvl>
    <w:lvl w:ilvl="3" w:tplc="080A000F">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35">
    <w:nsid w:val="5F806EB8"/>
    <w:multiLevelType w:val="hybridMultilevel"/>
    <w:tmpl w:val="447EF97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nsid w:val="5FE50E28"/>
    <w:multiLevelType w:val="hybridMultilevel"/>
    <w:tmpl w:val="85A81B50"/>
    <w:lvl w:ilvl="0" w:tplc="080A0001">
      <w:start w:val="1"/>
      <w:numFmt w:val="bullet"/>
      <w:lvlText w:val=""/>
      <w:lvlJc w:val="left"/>
      <w:pPr>
        <w:ind w:left="783" w:hanging="360"/>
      </w:pPr>
      <w:rPr>
        <w:rFonts w:ascii="Symbol" w:hAnsi="Symbol" w:hint="default"/>
      </w:rPr>
    </w:lvl>
    <w:lvl w:ilvl="1" w:tplc="080A0003" w:tentative="1">
      <w:start w:val="1"/>
      <w:numFmt w:val="bullet"/>
      <w:lvlText w:val="o"/>
      <w:lvlJc w:val="left"/>
      <w:pPr>
        <w:ind w:left="1503" w:hanging="360"/>
      </w:pPr>
      <w:rPr>
        <w:rFonts w:ascii="Courier New" w:hAnsi="Courier New" w:cs="Courier New" w:hint="default"/>
      </w:rPr>
    </w:lvl>
    <w:lvl w:ilvl="2" w:tplc="080A0005" w:tentative="1">
      <w:start w:val="1"/>
      <w:numFmt w:val="bullet"/>
      <w:lvlText w:val=""/>
      <w:lvlJc w:val="left"/>
      <w:pPr>
        <w:ind w:left="2223" w:hanging="360"/>
      </w:pPr>
      <w:rPr>
        <w:rFonts w:ascii="Wingdings" w:hAnsi="Wingdings" w:hint="default"/>
      </w:rPr>
    </w:lvl>
    <w:lvl w:ilvl="3" w:tplc="080A0001" w:tentative="1">
      <w:start w:val="1"/>
      <w:numFmt w:val="bullet"/>
      <w:lvlText w:val=""/>
      <w:lvlJc w:val="left"/>
      <w:pPr>
        <w:ind w:left="2943" w:hanging="360"/>
      </w:pPr>
      <w:rPr>
        <w:rFonts w:ascii="Symbol" w:hAnsi="Symbol" w:hint="default"/>
      </w:rPr>
    </w:lvl>
    <w:lvl w:ilvl="4" w:tplc="080A0003" w:tentative="1">
      <w:start w:val="1"/>
      <w:numFmt w:val="bullet"/>
      <w:lvlText w:val="o"/>
      <w:lvlJc w:val="left"/>
      <w:pPr>
        <w:ind w:left="3663" w:hanging="360"/>
      </w:pPr>
      <w:rPr>
        <w:rFonts w:ascii="Courier New" w:hAnsi="Courier New" w:cs="Courier New" w:hint="default"/>
      </w:rPr>
    </w:lvl>
    <w:lvl w:ilvl="5" w:tplc="080A0005" w:tentative="1">
      <w:start w:val="1"/>
      <w:numFmt w:val="bullet"/>
      <w:lvlText w:val=""/>
      <w:lvlJc w:val="left"/>
      <w:pPr>
        <w:ind w:left="4383" w:hanging="360"/>
      </w:pPr>
      <w:rPr>
        <w:rFonts w:ascii="Wingdings" w:hAnsi="Wingdings" w:hint="default"/>
      </w:rPr>
    </w:lvl>
    <w:lvl w:ilvl="6" w:tplc="080A0001" w:tentative="1">
      <w:start w:val="1"/>
      <w:numFmt w:val="bullet"/>
      <w:lvlText w:val=""/>
      <w:lvlJc w:val="left"/>
      <w:pPr>
        <w:ind w:left="5103" w:hanging="360"/>
      </w:pPr>
      <w:rPr>
        <w:rFonts w:ascii="Symbol" w:hAnsi="Symbol" w:hint="default"/>
      </w:rPr>
    </w:lvl>
    <w:lvl w:ilvl="7" w:tplc="080A0003" w:tentative="1">
      <w:start w:val="1"/>
      <w:numFmt w:val="bullet"/>
      <w:lvlText w:val="o"/>
      <w:lvlJc w:val="left"/>
      <w:pPr>
        <w:ind w:left="5823" w:hanging="360"/>
      </w:pPr>
      <w:rPr>
        <w:rFonts w:ascii="Courier New" w:hAnsi="Courier New" w:cs="Courier New" w:hint="default"/>
      </w:rPr>
    </w:lvl>
    <w:lvl w:ilvl="8" w:tplc="080A0005" w:tentative="1">
      <w:start w:val="1"/>
      <w:numFmt w:val="bullet"/>
      <w:lvlText w:val=""/>
      <w:lvlJc w:val="left"/>
      <w:pPr>
        <w:ind w:left="6543" w:hanging="360"/>
      </w:pPr>
      <w:rPr>
        <w:rFonts w:ascii="Wingdings" w:hAnsi="Wingdings" w:hint="default"/>
      </w:rPr>
    </w:lvl>
  </w:abstractNum>
  <w:abstractNum w:abstractNumId="37">
    <w:nsid w:val="65CF75A3"/>
    <w:multiLevelType w:val="hybridMultilevel"/>
    <w:tmpl w:val="98101D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nsid w:val="65D14D3D"/>
    <w:multiLevelType w:val="hybridMultilevel"/>
    <w:tmpl w:val="CF741A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nsid w:val="66547503"/>
    <w:multiLevelType w:val="hybridMultilevel"/>
    <w:tmpl w:val="7EBC7AD4"/>
    <w:lvl w:ilvl="0" w:tplc="080A0001">
      <w:start w:val="1"/>
      <w:numFmt w:val="bullet"/>
      <w:lvlText w:val=""/>
      <w:lvlJc w:val="left"/>
      <w:pPr>
        <w:ind w:left="783" w:hanging="360"/>
      </w:pPr>
      <w:rPr>
        <w:rFonts w:ascii="Symbol" w:hAnsi="Symbol" w:hint="default"/>
      </w:rPr>
    </w:lvl>
    <w:lvl w:ilvl="1" w:tplc="080A0003">
      <w:start w:val="1"/>
      <w:numFmt w:val="bullet"/>
      <w:lvlText w:val="o"/>
      <w:lvlJc w:val="left"/>
      <w:pPr>
        <w:ind w:left="1503" w:hanging="360"/>
      </w:pPr>
      <w:rPr>
        <w:rFonts w:ascii="Courier New" w:hAnsi="Courier New" w:cs="Courier New" w:hint="default"/>
      </w:rPr>
    </w:lvl>
    <w:lvl w:ilvl="2" w:tplc="080A0005" w:tentative="1">
      <w:start w:val="1"/>
      <w:numFmt w:val="bullet"/>
      <w:lvlText w:val=""/>
      <w:lvlJc w:val="left"/>
      <w:pPr>
        <w:ind w:left="2223" w:hanging="360"/>
      </w:pPr>
      <w:rPr>
        <w:rFonts w:ascii="Wingdings" w:hAnsi="Wingdings" w:hint="default"/>
      </w:rPr>
    </w:lvl>
    <w:lvl w:ilvl="3" w:tplc="080A0001" w:tentative="1">
      <w:start w:val="1"/>
      <w:numFmt w:val="bullet"/>
      <w:lvlText w:val=""/>
      <w:lvlJc w:val="left"/>
      <w:pPr>
        <w:ind w:left="2943" w:hanging="360"/>
      </w:pPr>
      <w:rPr>
        <w:rFonts w:ascii="Symbol" w:hAnsi="Symbol" w:hint="default"/>
      </w:rPr>
    </w:lvl>
    <w:lvl w:ilvl="4" w:tplc="080A0003" w:tentative="1">
      <w:start w:val="1"/>
      <w:numFmt w:val="bullet"/>
      <w:lvlText w:val="o"/>
      <w:lvlJc w:val="left"/>
      <w:pPr>
        <w:ind w:left="3663" w:hanging="360"/>
      </w:pPr>
      <w:rPr>
        <w:rFonts w:ascii="Courier New" w:hAnsi="Courier New" w:cs="Courier New" w:hint="default"/>
      </w:rPr>
    </w:lvl>
    <w:lvl w:ilvl="5" w:tplc="080A0005" w:tentative="1">
      <w:start w:val="1"/>
      <w:numFmt w:val="bullet"/>
      <w:lvlText w:val=""/>
      <w:lvlJc w:val="left"/>
      <w:pPr>
        <w:ind w:left="4383" w:hanging="360"/>
      </w:pPr>
      <w:rPr>
        <w:rFonts w:ascii="Wingdings" w:hAnsi="Wingdings" w:hint="default"/>
      </w:rPr>
    </w:lvl>
    <w:lvl w:ilvl="6" w:tplc="080A0001" w:tentative="1">
      <w:start w:val="1"/>
      <w:numFmt w:val="bullet"/>
      <w:lvlText w:val=""/>
      <w:lvlJc w:val="left"/>
      <w:pPr>
        <w:ind w:left="5103" w:hanging="360"/>
      </w:pPr>
      <w:rPr>
        <w:rFonts w:ascii="Symbol" w:hAnsi="Symbol" w:hint="default"/>
      </w:rPr>
    </w:lvl>
    <w:lvl w:ilvl="7" w:tplc="080A0003" w:tentative="1">
      <w:start w:val="1"/>
      <w:numFmt w:val="bullet"/>
      <w:lvlText w:val="o"/>
      <w:lvlJc w:val="left"/>
      <w:pPr>
        <w:ind w:left="5823" w:hanging="360"/>
      </w:pPr>
      <w:rPr>
        <w:rFonts w:ascii="Courier New" w:hAnsi="Courier New" w:cs="Courier New" w:hint="default"/>
      </w:rPr>
    </w:lvl>
    <w:lvl w:ilvl="8" w:tplc="080A0005" w:tentative="1">
      <w:start w:val="1"/>
      <w:numFmt w:val="bullet"/>
      <w:lvlText w:val=""/>
      <w:lvlJc w:val="left"/>
      <w:pPr>
        <w:ind w:left="6543" w:hanging="360"/>
      </w:pPr>
      <w:rPr>
        <w:rFonts w:ascii="Wingdings" w:hAnsi="Wingdings" w:hint="default"/>
      </w:rPr>
    </w:lvl>
  </w:abstractNum>
  <w:abstractNum w:abstractNumId="40">
    <w:nsid w:val="66964CC0"/>
    <w:multiLevelType w:val="hybridMultilevel"/>
    <w:tmpl w:val="729649E6"/>
    <w:lvl w:ilvl="0" w:tplc="080A0001">
      <w:start w:val="1"/>
      <w:numFmt w:val="bullet"/>
      <w:lvlText w:val=""/>
      <w:lvlJc w:val="left"/>
      <w:pPr>
        <w:ind w:left="1446" w:hanging="360"/>
      </w:pPr>
      <w:rPr>
        <w:rFonts w:ascii="Symbol" w:hAnsi="Symbol" w:hint="default"/>
      </w:rPr>
    </w:lvl>
    <w:lvl w:ilvl="1" w:tplc="080A0003" w:tentative="1">
      <w:start w:val="1"/>
      <w:numFmt w:val="bullet"/>
      <w:lvlText w:val="o"/>
      <w:lvlJc w:val="left"/>
      <w:pPr>
        <w:ind w:left="2166" w:hanging="360"/>
      </w:pPr>
      <w:rPr>
        <w:rFonts w:ascii="Courier New" w:hAnsi="Courier New" w:cs="Courier New" w:hint="default"/>
      </w:rPr>
    </w:lvl>
    <w:lvl w:ilvl="2" w:tplc="080A0005" w:tentative="1">
      <w:start w:val="1"/>
      <w:numFmt w:val="bullet"/>
      <w:lvlText w:val=""/>
      <w:lvlJc w:val="left"/>
      <w:pPr>
        <w:ind w:left="2886" w:hanging="360"/>
      </w:pPr>
      <w:rPr>
        <w:rFonts w:ascii="Wingdings" w:hAnsi="Wingdings" w:hint="default"/>
      </w:rPr>
    </w:lvl>
    <w:lvl w:ilvl="3" w:tplc="080A0001" w:tentative="1">
      <w:start w:val="1"/>
      <w:numFmt w:val="bullet"/>
      <w:lvlText w:val=""/>
      <w:lvlJc w:val="left"/>
      <w:pPr>
        <w:ind w:left="3606" w:hanging="360"/>
      </w:pPr>
      <w:rPr>
        <w:rFonts w:ascii="Symbol" w:hAnsi="Symbol" w:hint="default"/>
      </w:rPr>
    </w:lvl>
    <w:lvl w:ilvl="4" w:tplc="080A0003" w:tentative="1">
      <w:start w:val="1"/>
      <w:numFmt w:val="bullet"/>
      <w:lvlText w:val="o"/>
      <w:lvlJc w:val="left"/>
      <w:pPr>
        <w:ind w:left="4326" w:hanging="360"/>
      </w:pPr>
      <w:rPr>
        <w:rFonts w:ascii="Courier New" w:hAnsi="Courier New" w:cs="Courier New" w:hint="default"/>
      </w:rPr>
    </w:lvl>
    <w:lvl w:ilvl="5" w:tplc="080A0005" w:tentative="1">
      <w:start w:val="1"/>
      <w:numFmt w:val="bullet"/>
      <w:lvlText w:val=""/>
      <w:lvlJc w:val="left"/>
      <w:pPr>
        <w:ind w:left="5046" w:hanging="360"/>
      </w:pPr>
      <w:rPr>
        <w:rFonts w:ascii="Wingdings" w:hAnsi="Wingdings" w:hint="default"/>
      </w:rPr>
    </w:lvl>
    <w:lvl w:ilvl="6" w:tplc="080A0001" w:tentative="1">
      <w:start w:val="1"/>
      <w:numFmt w:val="bullet"/>
      <w:lvlText w:val=""/>
      <w:lvlJc w:val="left"/>
      <w:pPr>
        <w:ind w:left="5766" w:hanging="360"/>
      </w:pPr>
      <w:rPr>
        <w:rFonts w:ascii="Symbol" w:hAnsi="Symbol" w:hint="default"/>
      </w:rPr>
    </w:lvl>
    <w:lvl w:ilvl="7" w:tplc="080A0003" w:tentative="1">
      <w:start w:val="1"/>
      <w:numFmt w:val="bullet"/>
      <w:lvlText w:val="o"/>
      <w:lvlJc w:val="left"/>
      <w:pPr>
        <w:ind w:left="6486" w:hanging="360"/>
      </w:pPr>
      <w:rPr>
        <w:rFonts w:ascii="Courier New" w:hAnsi="Courier New" w:cs="Courier New" w:hint="default"/>
      </w:rPr>
    </w:lvl>
    <w:lvl w:ilvl="8" w:tplc="080A0005" w:tentative="1">
      <w:start w:val="1"/>
      <w:numFmt w:val="bullet"/>
      <w:lvlText w:val=""/>
      <w:lvlJc w:val="left"/>
      <w:pPr>
        <w:ind w:left="7206" w:hanging="360"/>
      </w:pPr>
      <w:rPr>
        <w:rFonts w:ascii="Wingdings" w:hAnsi="Wingdings" w:hint="default"/>
      </w:rPr>
    </w:lvl>
  </w:abstractNum>
  <w:abstractNum w:abstractNumId="41">
    <w:nsid w:val="7042643A"/>
    <w:multiLevelType w:val="hybridMultilevel"/>
    <w:tmpl w:val="914C7392"/>
    <w:lvl w:ilvl="0" w:tplc="45FC529C">
      <w:start w:val="1"/>
      <w:numFmt w:val="decimal"/>
      <w:lvlText w:val="1.%1"/>
      <w:lvlJc w:val="left"/>
      <w:pPr>
        <w:ind w:left="7200" w:hanging="360"/>
      </w:pPr>
      <w:rPr>
        <w:rFonts w:hint="default"/>
      </w:rPr>
    </w:lvl>
    <w:lvl w:ilvl="1" w:tplc="080A0019" w:tentative="1">
      <w:start w:val="1"/>
      <w:numFmt w:val="lowerLetter"/>
      <w:lvlText w:val="%2."/>
      <w:lvlJc w:val="left"/>
      <w:pPr>
        <w:ind w:left="7920" w:hanging="360"/>
      </w:pPr>
    </w:lvl>
    <w:lvl w:ilvl="2" w:tplc="080A001B" w:tentative="1">
      <w:start w:val="1"/>
      <w:numFmt w:val="lowerRoman"/>
      <w:lvlText w:val="%3."/>
      <w:lvlJc w:val="right"/>
      <w:pPr>
        <w:ind w:left="8640" w:hanging="180"/>
      </w:pPr>
    </w:lvl>
    <w:lvl w:ilvl="3" w:tplc="080A000F" w:tentative="1">
      <w:start w:val="1"/>
      <w:numFmt w:val="decimal"/>
      <w:lvlText w:val="%4."/>
      <w:lvlJc w:val="left"/>
      <w:pPr>
        <w:ind w:left="9360" w:hanging="360"/>
      </w:pPr>
    </w:lvl>
    <w:lvl w:ilvl="4" w:tplc="080A0019" w:tentative="1">
      <w:start w:val="1"/>
      <w:numFmt w:val="lowerLetter"/>
      <w:lvlText w:val="%5."/>
      <w:lvlJc w:val="left"/>
      <w:pPr>
        <w:ind w:left="10080" w:hanging="360"/>
      </w:pPr>
    </w:lvl>
    <w:lvl w:ilvl="5" w:tplc="080A001B" w:tentative="1">
      <w:start w:val="1"/>
      <w:numFmt w:val="lowerRoman"/>
      <w:lvlText w:val="%6."/>
      <w:lvlJc w:val="right"/>
      <w:pPr>
        <w:ind w:left="10800" w:hanging="180"/>
      </w:pPr>
    </w:lvl>
    <w:lvl w:ilvl="6" w:tplc="080A000F" w:tentative="1">
      <w:start w:val="1"/>
      <w:numFmt w:val="decimal"/>
      <w:lvlText w:val="%7."/>
      <w:lvlJc w:val="left"/>
      <w:pPr>
        <w:ind w:left="11520" w:hanging="360"/>
      </w:pPr>
    </w:lvl>
    <w:lvl w:ilvl="7" w:tplc="080A0019" w:tentative="1">
      <w:start w:val="1"/>
      <w:numFmt w:val="lowerLetter"/>
      <w:lvlText w:val="%8."/>
      <w:lvlJc w:val="left"/>
      <w:pPr>
        <w:ind w:left="12240" w:hanging="360"/>
      </w:pPr>
    </w:lvl>
    <w:lvl w:ilvl="8" w:tplc="080A001B" w:tentative="1">
      <w:start w:val="1"/>
      <w:numFmt w:val="lowerRoman"/>
      <w:lvlText w:val="%9."/>
      <w:lvlJc w:val="right"/>
      <w:pPr>
        <w:ind w:left="12960" w:hanging="180"/>
      </w:pPr>
    </w:lvl>
  </w:abstractNum>
  <w:abstractNum w:abstractNumId="42">
    <w:nsid w:val="744F5387"/>
    <w:multiLevelType w:val="hybridMultilevel"/>
    <w:tmpl w:val="3EC67B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nsid w:val="76B3717F"/>
    <w:multiLevelType w:val="multilevel"/>
    <w:tmpl w:val="660A2BFE"/>
    <w:lvl w:ilvl="0">
      <w:start w:val="1"/>
      <w:numFmt w:val="decimal"/>
      <w:lvlText w:val="%1."/>
      <w:lvlJc w:val="left"/>
      <w:pPr>
        <w:ind w:left="786" w:hanging="360"/>
      </w:pPr>
    </w:lvl>
    <w:lvl w:ilvl="1">
      <w:start w:val="5"/>
      <w:numFmt w:val="decimal"/>
      <w:isLgl/>
      <w:lvlText w:val="%1.%2"/>
      <w:lvlJc w:val="left"/>
      <w:pPr>
        <w:ind w:left="1095" w:hanging="55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44">
    <w:nsid w:val="7A8B7EE2"/>
    <w:multiLevelType w:val="hybridMultilevel"/>
    <w:tmpl w:val="DDC205A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5">
    <w:nsid w:val="7E473437"/>
    <w:multiLevelType w:val="hybridMultilevel"/>
    <w:tmpl w:val="D4B81DCA"/>
    <w:lvl w:ilvl="0" w:tplc="080A0017">
      <w:start w:val="1"/>
      <w:numFmt w:val="lowerLetter"/>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3"/>
  </w:num>
  <w:num w:numId="2">
    <w:abstractNumId w:val="41"/>
  </w:num>
  <w:num w:numId="3">
    <w:abstractNumId w:val="5"/>
  </w:num>
  <w:num w:numId="4">
    <w:abstractNumId w:val="1"/>
  </w:num>
  <w:num w:numId="5">
    <w:abstractNumId w:val="6"/>
  </w:num>
  <w:num w:numId="6">
    <w:abstractNumId w:val="34"/>
  </w:num>
  <w:num w:numId="7">
    <w:abstractNumId w:val="13"/>
  </w:num>
  <w:num w:numId="8">
    <w:abstractNumId w:val="29"/>
  </w:num>
  <w:num w:numId="9">
    <w:abstractNumId w:val="42"/>
  </w:num>
  <w:num w:numId="10">
    <w:abstractNumId w:val="21"/>
  </w:num>
  <w:num w:numId="11">
    <w:abstractNumId w:val="30"/>
  </w:num>
  <w:num w:numId="12">
    <w:abstractNumId w:val="24"/>
  </w:num>
  <w:num w:numId="13">
    <w:abstractNumId w:val="8"/>
  </w:num>
  <w:num w:numId="14">
    <w:abstractNumId w:val="15"/>
  </w:num>
  <w:num w:numId="15">
    <w:abstractNumId w:val="35"/>
  </w:num>
  <w:num w:numId="16">
    <w:abstractNumId w:val="3"/>
  </w:num>
  <w:num w:numId="17">
    <w:abstractNumId w:val="4"/>
  </w:num>
  <w:num w:numId="18">
    <w:abstractNumId w:val="32"/>
  </w:num>
  <w:num w:numId="19">
    <w:abstractNumId w:val="2"/>
  </w:num>
  <w:num w:numId="20">
    <w:abstractNumId w:val="31"/>
  </w:num>
  <w:num w:numId="21">
    <w:abstractNumId w:val="26"/>
  </w:num>
  <w:num w:numId="22">
    <w:abstractNumId w:val="9"/>
  </w:num>
  <w:num w:numId="23">
    <w:abstractNumId w:val="23"/>
  </w:num>
  <w:num w:numId="24">
    <w:abstractNumId w:val="7"/>
  </w:num>
  <w:num w:numId="25">
    <w:abstractNumId w:val="37"/>
  </w:num>
  <w:num w:numId="26">
    <w:abstractNumId w:val="20"/>
  </w:num>
  <w:num w:numId="27">
    <w:abstractNumId w:val="39"/>
  </w:num>
  <w:num w:numId="28">
    <w:abstractNumId w:val="18"/>
  </w:num>
  <w:num w:numId="29">
    <w:abstractNumId w:val="45"/>
  </w:num>
  <w:num w:numId="30">
    <w:abstractNumId w:val="11"/>
  </w:num>
  <w:num w:numId="31">
    <w:abstractNumId w:val="22"/>
  </w:num>
  <w:num w:numId="32">
    <w:abstractNumId w:val="25"/>
  </w:num>
  <w:num w:numId="33">
    <w:abstractNumId w:val="33"/>
  </w:num>
  <w:num w:numId="34">
    <w:abstractNumId w:val="44"/>
  </w:num>
  <w:num w:numId="35">
    <w:abstractNumId w:val="28"/>
  </w:num>
  <w:num w:numId="36">
    <w:abstractNumId w:val="14"/>
  </w:num>
  <w:num w:numId="37">
    <w:abstractNumId w:val="38"/>
  </w:num>
  <w:num w:numId="38">
    <w:abstractNumId w:val="27"/>
  </w:num>
  <w:num w:numId="39">
    <w:abstractNumId w:val="10"/>
  </w:num>
  <w:num w:numId="40">
    <w:abstractNumId w:val="12"/>
  </w:num>
  <w:num w:numId="41">
    <w:abstractNumId w:val="0"/>
  </w:num>
  <w:num w:numId="42">
    <w:abstractNumId w:val="36"/>
  </w:num>
  <w:num w:numId="43">
    <w:abstractNumId w:val="16"/>
  </w:num>
  <w:num w:numId="44">
    <w:abstractNumId w:val="19"/>
  </w:num>
  <w:num w:numId="45">
    <w:abstractNumId w:val="17"/>
  </w:num>
  <w:num w:numId="46">
    <w:abstractNumId w:val="4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ierro Castelan, Asbeidy Sara">
    <w15:presenceInfo w15:providerId="AD" w15:userId="S-1-5-21-30753869-358304989-1286498322-280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0CEC"/>
    <w:rsid w:val="00001AF3"/>
    <w:rsid w:val="000056E3"/>
    <w:rsid w:val="0000706B"/>
    <w:rsid w:val="00007DAC"/>
    <w:rsid w:val="00012C83"/>
    <w:rsid w:val="000130BD"/>
    <w:rsid w:val="00013CD1"/>
    <w:rsid w:val="00014D7A"/>
    <w:rsid w:val="000162AD"/>
    <w:rsid w:val="00016570"/>
    <w:rsid w:val="000173B6"/>
    <w:rsid w:val="00021A19"/>
    <w:rsid w:val="00023EDC"/>
    <w:rsid w:val="000265EF"/>
    <w:rsid w:val="00032263"/>
    <w:rsid w:val="00033694"/>
    <w:rsid w:val="00034EAC"/>
    <w:rsid w:val="0003571F"/>
    <w:rsid w:val="00037B3B"/>
    <w:rsid w:val="00040CEC"/>
    <w:rsid w:val="00046222"/>
    <w:rsid w:val="00047657"/>
    <w:rsid w:val="00047BB6"/>
    <w:rsid w:val="00054B37"/>
    <w:rsid w:val="0005644E"/>
    <w:rsid w:val="00057825"/>
    <w:rsid w:val="00063FED"/>
    <w:rsid w:val="00065A2E"/>
    <w:rsid w:val="00066A68"/>
    <w:rsid w:val="00066F4E"/>
    <w:rsid w:val="00073DAC"/>
    <w:rsid w:val="00074E5F"/>
    <w:rsid w:val="0007599A"/>
    <w:rsid w:val="000829DD"/>
    <w:rsid w:val="00085A8B"/>
    <w:rsid w:val="00085AE0"/>
    <w:rsid w:val="00085BD7"/>
    <w:rsid w:val="0008746D"/>
    <w:rsid w:val="000932B0"/>
    <w:rsid w:val="00093680"/>
    <w:rsid w:val="00093B07"/>
    <w:rsid w:val="00094726"/>
    <w:rsid w:val="000B3B41"/>
    <w:rsid w:val="000B7C0A"/>
    <w:rsid w:val="000B7F30"/>
    <w:rsid w:val="000C0C4E"/>
    <w:rsid w:val="000C39BE"/>
    <w:rsid w:val="000C60A9"/>
    <w:rsid w:val="000C66CB"/>
    <w:rsid w:val="000D0B61"/>
    <w:rsid w:val="000D0C69"/>
    <w:rsid w:val="000D1D11"/>
    <w:rsid w:val="000D2CA7"/>
    <w:rsid w:val="000D5A76"/>
    <w:rsid w:val="000E0526"/>
    <w:rsid w:val="000E40B4"/>
    <w:rsid w:val="000E4566"/>
    <w:rsid w:val="000E4CD9"/>
    <w:rsid w:val="000E6826"/>
    <w:rsid w:val="000F0326"/>
    <w:rsid w:val="000F3B32"/>
    <w:rsid w:val="000F4E72"/>
    <w:rsid w:val="000F58B5"/>
    <w:rsid w:val="00102926"/>
    <w:rsid w:val="00103F20"/>
    <w:rsid w:val="0010407C"/>
    <w:rsid w:val="001070C1"/>
    <w:rsid w:val="001114DD"/>
    <w:rsid w:val="001123EE"/>
    <w:rsid w:val="00123BAF"/>
    <w:rsid w:val="001303FE"/>
    <w:rsid w:val="001423A4"/>
    <w:rsid w:val="001445E4"/>
    <w:rsid w:val="001500D1"/>
    <w:rsid w:val="001561B3"/>
    <w:rsid w:val="00157A40"/>
    <w:rsid w:val="00161AC6"/>
    <w:rsid w:val="00174C2D"/>
    <w:rsid w:val="00175AE0"/>
    <w:rsid w:val="00182776"/>
    <w:rsid w:val="00185750"/>
    <w:rsid w:val="00194ADC"/>
    <w:rsid w:val="001978C4"/>
    <w:rsid w:val="001A0AC0"/>
    <w:rsid w:val="001B2F7F"/>
    <w:rsid w:val="001B639D"/>
    <w:rsid w:val="001B7401"/>
    <w:rsid w:val="001C6088"/>
    <w:rsid w:val="001D03F5"/>
    <w:rsid w:val="001D2DA7"/>
    <w:rsid w:val="001D69FF"/>
    <w:rsid w:val="001E3E70"/>
    <w:rsid w:val="001E4379"/>
    <w:rsid w:val="001E4D83"/>
    <w:rsid w:val="001E56BA"/>
    <w:rsid w:val="001E6A5E"/>
    <w:rsid w:val="001E6FCF"/>
    <w:rsid w:val="001F340F"/>
    <w:rsid w:val="001F53C1"/>
    <w:rsid w:val="001F55A4"/>
    <w:rsid w:val="001F7126"/>
    <w:rsid w:val="00200336"/>
    <w:rsid w:val="0020161A"/>
    <w:rsid w:val="00201CB2"/>
    <w:rsid w:val="002049B4"/>
    <w:rsid w:val="00205D50"/>
    <w:rsid w:val="00207D15"/>
    <w:rsid w:val="00214460"/>
    <w:rsid w:val="00214F04"/>
    <w:rsid w:val="002161BD"/>
    <w:rsid w:val="00221D90"/>
    <w:rsid w:val="00225786"/>
    <w:rsid w:val="0022637F"/>
    <w:rsid w:val="00226E22"/>
    <w:rsid w:val="00226F98"/>
    <w:rsid w:val="00232ABF"/>
    <w:rsid w:val="002345E3"/>
    <w:rsid w:val="00234867"/>
    <w:rsid w:val="00235A48"/>
    <w:rsid w:val="00235D33"/>
    <w:rsid w:val="002436D3"/>
    <w:rsid w:val="002442D9"/>
    <w:rsid w:val="002462E4"/>
    <w:rsid w:val="00254F99"/>
    <w:rsid w:val="002576C1"/>
    <w:rsid w:val="00262821"/>
    <w:rsid w:val="00263C88"/>
    <w:rsid w:val="00263EE5"/>
    <w:rsid w:val="00264E36"/>
    <w:rsid w:val="00265C02"/>
    <w:rsid w:val="0026651D"/>
    <w:rsid w:val="00270A60"/>
    <w:rsid w:val="00276604"/>
    <w:rsid w:val="00277BA5"/>
    <w:rsid w:val="00284396"/>
    <w:rsid w:val="00286A8E"/>
    <w:rsid w:val="00290582"/>
    <w:rsid w:val="002968DC"/>
    <w:rsid w:val="002970DE"/>
    <w:rsid w:val="002A07DB"/>
    <w:rsid w:val="002A2709"/>
    <w:rsid w:val="002A45C1"/>
    <w:rsid w:val="002A7FD6"/>
    <w:rsid w:val="002B27DE"/>
    <w:rsid w:val="002B49CC"/>
    <w:rsid w:val="002B7056"/>
    <w:rsid w:val="002C339D"/>
    <w:rsid w:val="002C7550"/>
    <w:rsid w:val="002D06CD"/>
    <w:rsid w:val="002D08CE"/>
    <w:rsid w:val="002D0BEC"/>
    <w:rsid w:val="002D2944"/>
    <w:rsid w:val="002D3E0A"/>
    <w:rsid w:val="002D5AAF"/>
    <w:rsid w:val="002D5F9C"/>
    <w:rsid w:val="002E21F6"/>
    <w:rsid w:val="002E2B25"/>
    <w:rsid w:val="002E4076"/>
    <w:rsid w:val="002E555F"/>
    <w:rsid w:val="002F01BF"/>
    <w:rsid w:val="002F076B"/>
    <w:rsid w:val="002F202F"/>
    <w:rsid w:val="002F33EF"/>
    <w:rsid w:val="00302746"/>
    <w:rsid w:val="003166D2"/>
    <w:rsid w:val="00317416"/>
    <w:rsid w:val="00321F34"/>
    <w:rsid w:val="003233A3"/>
    <w:rsid w:val="00323DF6"/>
    <w:rsid w:val="00330431"/>
    <w:rsid w:val="00331695"/>
    <w:rsid w:val="00336E5A"/>
    <w:rsid w:val="00337C0D"/>
    <w:rsid w:val="00344772"/>
    <w:rsid w:val="00344E1E"/>
    <w:rsid w:val="00347079"/>
    <w:rsid w:val="003552BA"/>
    <w:rsid w:val="00360AE0"/>
    <w:rsid w:val="003620D3"/>
    <w:rsid w:val="003631D1"/>
    <w:rsid w:val="00363A7E"/>
    <w:rsid w:val="003779C9"/>
    <w:rsid w:val="003811CE"/>
    <w:rsid w:val="00381278"/>
    <w:rsid w:val="0038131C"/>
    <w:rsid w:val="003863BE"/>
    <w:rsid w:val="00386FAD"/>
    <w:rsid w:val="003901DE"/>
    <w:rsid w:val="003965C1"/>
    <w:rsid w:val="00397606"/>
    <w:rsid w:val="00397619"/>
    <w:rsid w:val="003A41EC"/>
    <w:rsid w:val="003A57E6"/>
    <w:rsid w:val="003B22AC"/>
    <w:rsid w:val="003B380C"/>
    <w:rsid w:val="003B4227"/>
    <w:rsid w:val="003B4D16"/>
    <w:rsid w:val="003B6F93"/>
    <w:rsid w:val="003C1445"/>
    <w:rsid w:val="003C260F"/>
    <w:rsid w:val="003C589A"/>
    <w:rsid w:val="003C5C66"/>
    <w:rsid w:val="003D195A"/>
    <w:rsid w:val="003D2CBC"/>
    <w:rsid w:val="003E07E7"/>
    <w:rsid w:val="003E4264"/>
    <w:rsid w:val="003F02D9"/>
    <w:rsid w:val="003F4FCF"/>
    <w:rsid w:val="00400AFC"/>
    <w:rsid w:val="00403AE7"/>
    <w:rsid w:val="00410469"/>
    <w:rsid w:val="00410F57"/>
    <w:rsid w:val="004138CF"/>
    <w:rsid w:val="00414027"/>
    <w:rsid w:val="004142F1"/>
    <w:rsid w:val="00415D6B"/>
    <w:rsid w:val="00422D31"/>
    <w:rsid w:val="00423EA9"/>
    <w:rsid w:val="00424D44"/>
    <w:rsid w:val="00425E05"/>
    <w:rsid w:val="00431286"/>
    <w:rsid w:val="0043426D"/>
    <w:rsid w:val="00442194"/>
    <w:rsid w:val="00450AAB"/>
    <w:rsid w:val="004548A7"/>
    <w:rsid w:val="004709E8"/>
    <w:rsid w:val="00472A03"/>
    <w:rsid w:val="00474D07"/>
    <w:rsid w:val="0048355F"/>
    <w:rsid w:val="004846C4"/>
    <w:rsid w:val="004847F7"/>
    <w:rsid w:val="00485B0B"/>
    <w:rsid w:val="00490B2E"/>
    <w:rsid w:val="00490C00"/>
    <w:rsid w:val="004914F7"/>
    <w:rsid w:val="004A1E68"/>
    <w:rsid w:val="004A3579"/>
    <w:rsid w:val="004A35BC"/>
    <w:rsid w:val="004A428C"/>
    <w:rsid w:val="004A4CCB"/>
    <w:rsid w:val="004A78FC"/>
    <w:rsid w:val="004B3F5C"/>
    <w:rsid w:val="004B6AF1"/>
    <w:rsid w:val="004C1C9B"/>
    <w:rsid w:val="004C7A6C"/>
    <w:rsid w:val="004C7AFB"/>
    <w:rsid w:val="004D1F68"/>
    <w:rsid w:val="004D3810"/>
    <w:rsid w:val="004D64CE"/>
    <w:rsid w:val="004D6720"/>
    <w:rsid w:val="004E3867"/>
    <w:rsid w:val="004E3883"/>
    <w:rsid w:val="004E4982"/>
    <w:rsid w:val="004E729F"/>
    <w:rsid w:val="004F28FC"/>
    <w:rsid w:val="004F6F98"/>
    <w:rsid w:val="0050079B"/>
    <w:rsid w:val="00505D18"/>
    <w:rsid w:val="005067A7"/>
    <w:rsid w:val="005078E5"/>
    <w:rsid w:val="00512467"/>
    <w:rsid w:val="005142C3"/>
    <w:rsid w:val="00515C40"/>
    <w:rsid w:val="00516A87"/>
    <w:rsid w:val="00517219"/>
    <w:rsid w:val="00517EDD"/>
    <w:rsid w:val="00522C75"/>
    <w:rsid w:val="0052528E"/>
    <w:rsid w:val="00527E07"/>
    <w:rsid w:val="00532C19"/>
    <w:rsid w:val="00533628"/>
    <w:rsid w:val="00534C22"/>
    <w:rsid w:val="00535319"/>
    <w:rsid w:val="00536794"/>
    <w:rsid w:val="00540D1A"/>
    <w:rsid w:val="00541A7F"/>
    <w:rsid w:val="00545A65"/>
    <w:rsid w:val="00550255"/>
    <w:rsid w:val="0055070F"/>
    <w:rsid w:val="005556C4"/>
    <w:rsid w:val="00556A7C"/>
    <w:rsid w:val="0056307C"/>
    <w:rsid w:val="005641F7"/>
    <w:rsid w:val="00575617"/>
    <w:rsid w:val="00577A35"/>
    <w:rsid w:val="00581A96"/>
    <w:rsid w:val="00583E40"/>
    <w:rsid w:val="00586A7B"/>
    <w:rsid w:val="00586BC9"/>
    <w:rsid w:val="00586F0B"/>
    <w:rsid w:val="0059335D"/>
    <w:rsid w:val="00594FE7"/>
    <w:rsid w:val="005A08A9"/>
    <w:rsid w:val="005A18BA"/>
    <w:rsid w:val="005A274B"/>
    <w:rsid w:val="005A6483"/>
    <w:rsid w:val="005A7A12"/>
    <w:rsid w:val="005A7FA3"/>
    <w:rsid w:val="005B3528"/>
    <w:rsid w:val="005B392B"/>
    <w:rsid w:val="005B69EE"/>
    <w:rsid w:val="005C0A1E"/>
    <w:rsid w:val="005C15B0"/>
    <w:rsid w:val="005C4D79"/>
    <w:rsid w:val="005C6894"/>
    <w:rsid w:val="005C692A"/>
    <w:rsid w:val="005C7B88"/>
    <w:rsid w:val="005D1AE2"/>
    <w:rsid w:val="005D372F"/>
    <w:rsid w:val="005D45F0"/>
    <w:rsid w:val="005D6404"/>
    <w:rsid w:val="005E2903"/>
    <w:rsid w:val="005E5BCD"/>
    <w:rsid w:val="005E5FE5"/>
    <w:rsid w:val="005E6EB1"/>
    <w:rsid w:val="005F22BD"/>
    <w:rsid w:val="005F3EF4"/>
    <w:rsid w:val="005F52E1"/>
    <w:rsid w:val="005F68A6"/>
    <w:rsid w:val="005F6CDF"/>
    <w:rsid w:val="005F7378"/>
    <w:rsid w:val="005F76BF"/>
    <w:rsid w:val="006006CD"/>
    <w:rsid w:val="00601E24"/>
    <w:rsid w:val="00602A13"/>
    <w:rsid w:val="00603382"/>
    <w:rsid w:val="00604038"/>
    <w:rsid w:val="00611764"/>
    <w:rsid w:val="0061237F"/>
    <w:rsid w:val="00612726"/>
    <w:rsid w:val="00614D43"/>
    <w:rsid w:val="00614E57"/>
    <w:rsid w:val="00621F6B"/>
    <w:rsid w:val="00622215"/>
    <w:rsid w:val="00622DF8"/>
    <w:rsid w:val="006260A7"/>
    <w:rsid w:val="00626CCB"/>
    <w:rsid w:val="00627696"/>
    <w:rsid w:val="006300CF"/>
    <w:rsid w:val="00635464"/>
    <w:rsid w:val="00635BD0"/>
    <w:rsid w:val="0063777B"/>
    <w:rsid w:val="00640600"/>
    <w:rsid w:val="006413CB"/>
    <w:rsid w:val="00655434"/>
    <w:rsid w:val="00661E3A"/>
    <w:rsid w:val="006641F9"/>
    <w:rsid w:val="00666387"/>
    <w:rsid w:val="00666ECB"/>
    <w:rsid w:val="006678F1"/>
    <w:rsid w:val="00670540"/>
    <w:rsid w:val="006711C1"/>
    <w:rsid w:val="0067288E"/>
    <w:rsid w:val="00672CAF"/>
    <w:rsid w:val="00673001"/>
    <w:rsid w:val="0067673D"/>
    <w:rsid w:val="00677011"/>
    <w:rsid w:val="00677128"/>
    <w:rsid w:val="00677C39"/>
    <w:rsid w:val="00684BA5"/>
    <w:rsid w:val="00687CF4"/>
    <w:rsid w:val="00687DB2"/>
    <w:rsid w:val="0069244A"/>
    <w:rsid w:val="00693AFC"/>
    <w:rsid w:val="00694E55"/>
    <w:rsid w:val="006A168D"/>
    <w:rsid w:val="006A4597"/>
    <w:rsid w:val="006A78FB"/>
    <w:rsid w:val="006B2B37"/>
    <w:rsid w:val="006B40DB"/>
    <w:rsid w:val="006B4931"/>
    <w:rsid w:val="006B5834"/>
    <w:rsid w:val="006B60E5"/>
    <w:rsid w:val="006C0787"/>
    <w:rsid w:val="006C46B6"/>
    <w:rsid w:val="006C5A2F"/>
    <w:rsid w:val="006C758E"/>
    <w:rsid w:val="006D19BA"/>
    <w:rsid w:val="006D4713"/>
    <w:rsid w:val="006D5F9F"/>
    <w:rsid w:val="006D6846"/>
    <w:rsid w:val="006D73F2"/>
    <w:rsid w:val="006E3A99"/>
    <w:rsid w:val="006E5595"/>
    <w:rsid w:val="006F0EEA"/>
    <w:rsid w:val="006F0F35"/>
    <w:rsid w:val="006F1778"/>
    <w:rsid w:val="006F315E"/>
    <w:rsid w:val="006F6409"/>
    <w:rsid w:val="0070040D"/>
    <w:rsid w:val="00704548"/>
    <w:rsid w:val="00706931"/>
    <w:rsid w:val="0070698F"/>
    <w:rsid w:val="00710A1B"/>
    <w:rsid w:val="007205F2"/>
    <w:rsid w:val="007225F8"/>
    <w:rsid w:val="00725009"/>
    <w:rsid w:val="00732592"/>
    <w:rsid w:val="00737437"/>
    <w:rsid w:val="00741B08"/>
    <w:rsid w:val="00741EE6"/>
    <w:rsid w:val="00743161"/>
    <w:rsid w:val="00746D52"/>
    <w:rsid w:val="0075036F"/>
    <w:rsid w:val="007529CD"/>
    <w:rsid w:val="0075308E"/>
    <w:rsid w:val="007543BD"/>
    <w:rsid w:val="00755C72"/>
    <w:rsid w:val="00756B9B"/>
    <w:rsid w:val="00762CCA"/>
    <w:rsid w:val="00763231"/>
    <w:rsid w:val="007637B4"/>
    <w:rsid w:val="00763A5C"/>
    <w:rsid w:val="0076462F"/>
    <w:rsid w:val="007664AA"/>
    <w:rsid w:val="00767416"/>
    <w:rsid w:val="0077160B"/>
    <w:rsid w:val="00773B16"/>
    <w:rsid w:val="00776C32"/>
    <w:rsid w:val="007778D1"/>
    <w:rsid w:val="00777B58"/>
    <w:rsid w:val="00781322"/>
    <w:rsid w:val="00783353"/>
    <w:rsid w:val="00783EA7"/>
    <w:rsid w:val="00785592"/>
    <w:rsid w:val="00785C8B"/>
    <w:rsid w:val="00790778"/>
    <w:rsid w:val="00791F27"/>
    <w:rsid w:val="007923E2"/>
    <w:rsid w:val="00794896"/>
    <w:rsid w:val="00794B45"/>
    <w:rsid w:val="007956B3"/>
    <w:rsid w:val="0079598F"/>
    <w:rsid w:val="00795D38"/>
    <w:rsid w:val="007965C2"/>
    <w:rsid w:val="00796800"/>
    <w:rsid w:val="007A3129"/>
    <w:rsid w:val="007B4ADF"/>
    <w:rsid w:val="007B5976"/>
    <w:rsid w:val="007B677D"/>
    <w:rsid w:val="007D44BD"/>
    <w:rsid w:val="007D63A5"/>
    <w:rsid w:val="007E7985"/>
    <w:rsid w:val="007F437E"/>
    <w:rsid w:val="007F6ACB"/>
    <w:rsid w:val="00812A25"/>
    <w:rsid w:val="0081336B"/>
    <w:rsid w:val="00814CE9"/>
    <w:rsid w:val="00817364"/>
    <w:rsid w:val="00817F5B"/>
    <w:rsid w:val="00820E6C"/>
    <w:rsid w:val="00823D3D"/>
    <w:rsid w:val="008244EC"/>
    <w:rsid w:val="008250E9"/>
    <w:rsid w:val="00825B53"/>
    <w:rsid w:val="008310F3"/>
    <w:rsid w:val="00831517"/>
    <w:rsid w:val="00835CD0"/>
    <w:rsid w:val="008423CF"/>
    <w:rsid w:val="00845451"/>
    <w:rsid w:val="0085042F"/>
    <w:rsid w:val="0085551B"/>
    <w:rsid w:val="0086601A"/>
    <w:rsid w:val="00872687"/>
    <w:rsid w:val="00873A61"/>
    <w:rsid w:val="00874C73"/>
    <w:rsid w:val="008825C8"/>
    <w:rsid w:val="00886355"/>
    <w:rsid w:val="00890CFB"/>
    <w:rsid w:val="00892E4B"/>
    <w:rsid w:val="00894791"/>
    <w:rsid w:val="00895672"/>
    <w:rsid w:val="008A5A79"/>
    <w:rsid w:val="008B3C04"/>
    <w:rsid w:val="008B752F"/>
    <w:rsid w:val="008C2B27"/>
    <w:rsid w:val="008C3639"/>
    <w:rsid w:val="008C5EA9"/>
    <w:rsid w:val="008C613A"/>
    <w:rsid w:val="008D2752"/>
    <w:rsid w:val="008D4623"/>
    <w:rsid w:val="008D78F8"/>
    <w:rsid w:val="008E1764"/>
    <w:rsid w:val="008E1FC5"/>
    <w:rsid w:val="008E22FB"/>
    <w:rsid w:val="008E2C9D"/>
    <w:rsid w:val="008F11CD"/>
    <w:rsid w:val="008F72EC"/>
    <w:rsid w:val="008F7FEE"/>
    <w:rsid w:val="00901D0B"/>
    <w:rsid w:val="00904B77"/>
    <w:rsid w:val="00907E1D"/>
    <w:rsid w:val="009242D9"/>
    <w:rsid w:val="00925126"/>
    <w:rsid w:val="009315EF"/>
    <w:rsid w:val="00931ACD"/>
    <w:rsid w:val="00932C0F"/>
    <w:rsid w:val="00934035"/>
    <w:rsid w:val="009369E0"/>
    <w:rsid w:val="0094053C"/>
    <w:rsid w:val="0095208C"/>
    <w:rsid w:val="0095576D"/>
    <w:rsid w:val="0096385C"/>
    <w:rsid w:val="00966160"/>
    <w:rsid w:val="00973FA7"/>
    <w:rsid w:val="00976907"/>
    <w:rsid w:val="00980945"/>
    <w:rsid w:val="0098234A"/>
    <w:rsid w:val="00982718"/>
    <w:rsid w:val="0098549E"/>
    <w:rsid w:val="009865DF"/>
    <w:rsid w:val="009866B8"/>
    <w:rsid w:val="009A103C"/>
    <w:rsid w:val="009A1D44"/>
    <w:rsid w:val="009A53D3"/>
    <w:rsid w:val="009A65C5"/>
    <w:rsid w:val="009B1AD5"/>
    <w:rsid w:val="009B2DCC"/>
    <w:rsid w:val="009B2FA8"/>
    <w:rsid w:val="009B5BCF"/>
    <w:rsid w:val="009B5D13"/>
    <w:rsid w:val="009B6AC5"/>
    <w:rsid w:val="009B7632"/>
    <w:rsid w:val="009C56A8"/>
    <w:rsid w:val="009D0D6A"/>
    <w:rsid w:val="009D15FE"/>
    <w:rsid w:val="009D27E6"/>
    <w:rsid w:val="009D3A2E"/>
    <w:rsid w:val="009D428E"/>
    <w:rsid w:val="009D6739"/>
    <w:rsid w:val="009E2063"/>
    <w:rsid w:val="009E68A7"/>
    <w:rsid w:val="009F0E7E"/>
    <w:rsid w:val="009F14D5"/>
    <w:rsid w:val="009F398C"/>
    <w:rsid w:val="009F548A"/>
    <w:rsid w:val="009F61D3"/>
    <w:rsid w:val="00A00B4F"/>
    <w:rsid w:val="00A031E6"/>
    <w:rsid w:val="00A03256"/>
    <w:rsid w:val="00A073AE"/>
    <w:rsid w:val="00A10741"/>
    <w:rsid w:val="00A115F6"/>
    <w:rsid w:val="00A12E24"/>
    <w:rsid w:val="00A13913"/>
    <w:rsid w:val="00A13F0C"/>
    <w:rsid w:val="00A14190"/>
    <w:rsid w:val="00A15D4A"/>
    <w:rsid w:val="00A1680D"/>
    <w:rsid w:val="00A16B74"/>
    <w:rsid w:val="00A16CD1"/>
    <w:rsid w:val="00A201D8"/>
    <w:rsid w:val="00A207CE"/>
    <w:rsid w:val="00A222DA"/>
    <w:rsid w:val="00A2712B"/>
    <w:rsid w:val="00A27ABC"/>
    <w:rsid w:val="00A30C20"/>
    <w:rsid w:val="00A32675"/>
    <w:rsid w:val="00A3377A"/>
    <w:rsid w:val="00A35553"/>
    <w:rsid w:val="00A36A54"/>
    <w:rsid w:val="00A37D74"/>
    <w:rsid w:val="00A40935"/>
    <w:rsid w:val="00A41821"/>
    <w:rsid w:val="00A42E25"/>
    <w:rsid w:val="00A45126"/>
    <w:rsid w:val="00A45E8F"/>
    <w:rsid w:val="00A4605A"/>
    <w:rsid w:val="00A503DF"/>
    <w:rsid w:val="00A5421C"/>
    <w:rsid w:val="00A55A30"/>
    <w:rsid w:val="00A6074A"/>
    <w:rsid w:val="00A626CE"/>
    <w:rsid w:val="00A66A14"/>
    <w:rsid w:val="00A714F0"/>
    <w:rsid w:val="00A7233F"/>
    <w:rsid w:val="00A7629F"/>
    <w:rsid w:val="00A777BC"/>
    <w:rsid w:val="00A84F46"/>
    <w:rsid w:val="00A85539"/>
    <w:rsid w:val="00A91265"/>
    <w:rsid w:val="00A94131"/>
    <w:rsid w:val="00A978CE"/>
    <w:rsid w:val="00A97D5A"/>
    <w:rsid w:val="00AA0E4E"/>
    <w:rsid w:val="00AA38A7"/>
    <w:rsid w:val="00AA57F2"/>
    <w:rsid w:val="00AB1575"/>
    <w:rsid w:val="00AB51D8"/>
    <w:rsid w:val="00AC3682"/>
    <w:rsid w:val="00AC5F41"/>
    <w:rsid w:val="00AC760C"/>
    <w:rsid w:val="00AD2D7D"/>
    <w:rsid w:val="00AD5CAD"/>
    <w:rsid w:val="00AE093B"/>
    <w:rsid w:val="00AE1C2E"/>
    <w:rsid w:val="00AE3530"/>
    <w:rsid w:val="00AE3BBE"/>
    <w:rsid w:val="00AE5762"/>
    <w:rsid w:val="00AE5D31"/>
    <w:rsid w:val="00AF1644"/>
    <w:rsid w:val="00AF3A8D"/>
    <w:rsid w:val="00AF450C"/>
    <w:rsid w:val="00AF61FC"/>
    <w:rsid w:val="00AF7DCA"/>
    <w:rsid w:val="00B01600"/>
    <w:rsid w:val="00B11618"/>
    <w:rsid w:val="00B116D3"/>
    <w:rsid w:val="00B14AA4"/>
    <w:rsid w:val="00B17A93"/>
    <w:rsid w:val="00B22DEC"/>
    <w:rsid w:val="00B27DCE"/>
    <w:rsid w:val="00B32698"/>
    <w:rsid w:val="00B32BE6"/>
    <w:rsid w:val="00B375B6"/>
    <w:rsid w:val="00B37B23"/>
    <w:rsid w:val="00B42EA0"/>
    <w:rsid w:val="00B43753"/>
    <w:rsid w:val="00B50F83"/>
    <w:rsid w:val="00B525A7"/>
    <w:rsid w:val="00B54B5D"/>
    <w:rsid w:val="00B54FE3"/>
    <w:rsid w:val="00B60979"/>
    <w:rsid w:val="00B60D6D"/>
    <w:rsid w:val="00B63510"/>
    <w:rsid w:val="00B63CE8"/>
    <w:rsid w:val="00B64183"/>
    <w:rsid w:val="00B67329"/>
    <w:rsid w:val="00B7054B"/>
    <w:rsid w:val="00B7213C"/>
    <w:rsid w:val="00B74A88"/>
    <w:rsid w:val="00B75C2D"/>
    <w:rsid w:val="00B76A9E"/>
    <w:rsid w:val="00B76D2C"/>
    <w:rsid w:val="00B819DC"/>
    <w:rsid w:val="00B828BA"/>
    <w:rsid w:val="00B9117A"/>
    <w:rsid w:val="00B94A26"/>
    <w:rsid w:val="00B96768"/>
    <w:rsid w:val="00B96CB4"/>
    <w:rsid w:val="00BA3567"/>
    <w:rsid w:val="00BA5A60"/>
    <w:rsid w:val="00BB084D"/>
    <w:rsid w:val="00BB0A43"/>
    <w:rsid w:val="00BB151A"/>
    <w:rsid w:val="00BB1757"/>
    <w:rsid w:val="00BB233B"/>
    <w:rsid w:val="00BB4BE9"/>
    <w:rsid w:val="00BB5B41"/>
    <w:rsid w:val="00BB5CA5"/>
    <w:rsid w:val="00BB700D"/>
    <w:rsid w:val="00BC07E6"/>
    <w:rsid w:val="00BC1319"/>
    <w:rsid w:val="00BC28C1"/>
    <w:rsid w:val="00BC6C46"/>
    <w:rsid w:val="00BC7790"/>
    <w:rsid w:val="00BD3753"/>
    <w:rsid w:val="00BD3D4C"/>
    <w:rsid w:val="00BD54E3"/>
    <w:rsid w:val="00BD5974"/>
    <w:rsid w:val="00BD7685"/>
    <w:rsid w:val="00BD77F5"/>
    <w:rsid w:val="00BE0A20"/>
    <w:rsid w:val="00BE341D"/>
    <w:rsid w:val="00BE5529"/>
    <w:rsid w:val="00BE56D9"/>
    <w:rsid w:val="00BF248D"/>
    <w:rsid w:val="00BF3AE0"/>
    <w:rsid w:val="00BF4FC0"/>
    <w:rsid w:val="00C11BF4"/>
    <w:rsid w:val="00C17460"/>
    <w:rsid w:val="00C17EC3"/>
    <w:rsid w:val="00C24176"/>
    <w:rsid w:val="00C34777"/>
    <w:rsid w:val="00C34F45"/>
    <w:rsid w:val="00C40089"/>
    <w:rsid w:val="00C50E9C"/>
    <w:rsid w:val="00C54C1E"/>
    <w:rsid w:val="00C5559A"/>
    <w:rsid w:val="00C616CE"/>
    <w:rsid w:val="00C61878"/>
    <w:rsid w:val="00C62026"/>
    <w:rsid w:val="00C67D01"/>
    <w:rsid w:val="00C71307"/>
    <w:rsid w:val="00C71C3E"/>
    <w:rsid w:val="00C81020"/>
    <w:rsid w:val="00C81A2C"/>
    <w:rsid w:val="00C81AB9"/>
    <w:rsid w:val="00C84190"/>
    <w:rsid w:val="00C85EF5"/>
    <w:rsid w:val="00C8676F"/>
    <w:rsid w:val="00C907E0"/>
    <w:rsid w:val="00C909D7"/>
    <w:rsid w:val="00C90B3B"/>
    <w:rsid w:val="00C93E13"/>
    <w:rsid w:val="00C951F8"/>
    <w:rsid w:val="00C95763"/>
    <w:rsid w:val="00C9638B"/>
    <w:rsid w:val="00CA4968"/>
    <w:rsid w:val="00CA4FC8"/>
    <w:rsid w:val="00CA5336"/>
    <w:rsid w:val="00CB128F"/>
    <w:rsid w:val="00CB2BCA"/>
    <w:rsid w:val="00CB4B52"/>
    <w:rsid w:val="00CB6E79"/>
    <w:rsid w:val="00CB7DFE"/>
    <w:rsid w:val="00CC206D"/>
    <w:rsid w:val="00CC4ED3"/>
    <w:rsid w:val="00CC56C7"/>
    <w:rsid w:val="00CC57E0"/>
    <w:rsid w:val="00CC7379"/>
    <w:rsid w:val="00CD0543"/>
    <w:rsid w:val="00CD1965"/>
    <w:rsid w:val="00CD3BFE"/>
    <w:rsid w:val="00CE2015"/>
    <w:rsid w:val="00CE21D2"/>
    <w:rsid w:val="00CE28A7"/>
    <w:rsid w:val="00CE365A"/>
    <w:rsid w:val="00CE6A7F"/>
    <w:rsid w:val="00CE6AFA"/>
    <w:rsid w:val="00CF4194"/>
    <w:rsid w:val="00CF5BDE"/>
    <w:rsid w:val="00CF6C0D"/>
    <w:rsid w:val="00D003C9"/>
    <w:rsid w:val="00D01620"/>
    <w:rsid w:val="00D03653"/>
    <w:rsid w:val="00D04E2E"/>
    <w:rsid w:val="00D11947"/>
    <w:rsid w:val="00D1242C"/>
    <w:rsid w:val="00D13E2C"/>
    <w:rsid w:val="00D14CB7"/>
    <w:rsid w:val="00D14D0D"/>
    <w:rsid w:val="00D17B8A"/>
    <w:rsid w:val="00D2000C"/>
    <w:rsid w:val="00D21135"/>
    <w:rsid w:val="00D214A2"/>
    <w:rsid w:val="00D2265C"/>
    <w:rsid w:val="00D23AE5"/>
    <w:rsid w:val="00D2464E"/>
    <w:rsid w:val="00D254C0"/>
    <w:rsid w:val="00D267EE"/>
    <w:rsid w:val="00D32612"/>
    <w:rsid w:val="00D33A66"/>
    <w:rsid w:val="00D370C4"/>
    <w:rsid w:val="00D373E0"/>
    <w:rsid w:val="00D3767D"/>
    <w:rsid w:val="00D40F74"/>
    <w:rsid w:val="00D53925"/>
    <w:rsid w:val="00D540D3"/>
    <w:rsid w:val="00D61168"/>
    <w:rsid w:val="00D6625F"/>
    <w:rsid w:val="00D662CB"/>
    <w:rsid w:val="00D7244F"/>
    <w:rsid w:val="00D73793"/>
    <w:rsid w:val="00D738C3"/>
    <w:rsid w:val="00D751FB"/>
    <w:rsid w:val="00D76B54"/>
    <w:rsid w:val="00D80078"/>
    <w:rsid w:val="00D80440"/>
    <w:rsid w:val="00D81DC0"/>
    <w:rsid w:val="00D821F2"/>
    <w:rsid w:val="00D841D0"/>
    <w:rsid w:val="00D842CF"/>
    <w:rsid w:val="00D90391"/>
    <w:rsid w:val="00D96766"/>
    <w:rsid w:val="00D97E94"/>
    <w:rsid w:val="00DA0369"/>
    <w:rsid w:val="00DA1002"/>
    <w:rsid w:val="00DA2949"/>
    <w:rsid w:val="00DA2E02"/>
    <w:rsid w:val="00DA3585"/>
    <w:rsid w:val="00DB36F5"/>
    <w:rsid w:val="00DB4817"/>
    <w:rsid w:val="00DC2018"/>
    <w:rsid w:val="00DC3EBD"/>
    <w:rsid w:val="00DC5938"/>
    <w:rsid w:val="00DD481E"/>
    <w:rsid w:val="00DE1107"/>
    <w:rsid w:val="00DE31BC"/>
    <w:rsid w:val="00DF092B"/>
    <w:rsid w:val="00DF4E59"/>
    <w:rsid w:val="00DF5BD0"/>
    <w:rsid w:val="00E02993"/>
    <w:rsid w:val="00E05082"/>
    <w:rsid w:val="00E06FF2"/>
    <w:rsid w:val="00E071E4"/>
    <w:rsid w:val="00E13632"/>
    <w:rsid w:val="00E138BE"/>
    <w:rsid w:val="00E13EF2"/>
    <w:rsid w:val="00E212DA"/>
    <w:rsid w:val="00E259FA"/>
    <w:rsid w:val="00E324A3"/>
    <w:rsid w:val="00E333DB"/>
    <w:rsid w:val="00E34CDE"/>
    <w:rsid w:val="00E36B70"/>
    <w:rsid w:val="00E37562"/>
    <w:rsid w:val="00E427E8"/>
    <w:rsid w:val="00E57343"/>
    <w:rsid w:val="00E602F2"/>
    <w:rsid w:val="00E616B2"/>
    <w:rsid w:val="00E6179B"/>
    <w:rsid w:val="00E620D1"/>
    <w:rsid w:val="00E8455C"/>
    <w:rsid w:val="00E9203C"/>
    <w:rsid w:val="00E94BC4"/>
    <w:rsid w:val="00E96EC0"/>
    <w:rsid w:val="00EA0A66"/>
    <w:rsid w:val="00EA3016"/>
    <w:rsid w:val="00EA4C7F"/>
    <w:rsid w:val="00EA5B22"/>
    <w:rsid w:val="00EB059C"/>
    <w:rsid w:val="00EB0B8D"/>
    <w:rsid w:val="00EB26C3"/>
    <w:rsid w:val="00EB3632"/>
    <w:rsid w:val="00EB3935"/>
    <w:rsid w:val="00EB7D18"/>
    <w:rsid w:val="00EC042C"/>
    <w:rsid w:val="00EC0FA3"/>
    <w:rsid w:val="00EC3262"/>
    <w:rsid w:val="00EC4517"/>
    <w:rsid w:val="00EC50E3"/>
    <w:rsid w:val="00EC56B9"/>
    <w:rsid w:val="00EC6804"/>
    <w:rsid w:val="00ED0B18"/>
    <w:rsid w:val="00ED0B8A"/>
    <w:rsid w:val="00ED6850"/>
    <w:rsid w:val="00EE098E"/>
    <w:rsid w:val="00EE14C4"/>
    <w:rsid w:val="00EE21CA"/>
    <w:rsid w:val="00EE2A8A"/>
    <w:rsid w:val="00EE3786"/>
    <w:rsid w:val="00EE3A62"/>
    <w:rsid w:val="00EE5DEC"/>
    <w:rsid w:val="00EF263D"/>
    <w:rsid w:val="00EF6E62"/>
    <w:rsid w:val="00F068E4"/>
    <w:rsid w:val="00F072B9"/>
    <w:rsid w:val="00F07E14"/>
    <w:rsid w:val="00F14700"/>
    <w:rsid w:val="00F16182"/>
    <w:rsid w:val="00F16698"/>
    <w:rsid w:val="00F171B6"/>
    <w:rsid w:val="00F17F0A"/>
    <w:rsid w:val="00F17F19"/>
    <w:rsid w:val="00F228EA"/>
    <w:rsid w:val="00F23A27"/>
    <w:rsid w:val="00F23D09"/>
    <w:rsid w:val="00F30341"/>
    <w:rsid w:val="00F30A1B"/>
    <w:rsid w:val="00F37272"/>
    <w:rsid w:val="00F4360A"/>
    <w:rsid w:val="00F43795"/>
    <w:rsid w:val="00F45F22"/>
    <w:rsid w:val="00F517E9"/>
    <w:rsid w:val="00F5316B"/>
    <w:rsid w:val="00F55C9B"/>
    <w:rsid w:val="00F5630D"/>
    <w:rsid w:val="00F63BF6"/>
    <w:rsid w:val="00F64B64"/>
    <w:rsid w:val="00F67E86"/>
    <w:rsid w:val="00F74EAF"/>
    <w:rsid w:val="00F753F2"/>
    <w:rsid w:val="00F765A5"/>
    <w:rsid w:val="00F80E59"/>
    <w:rsid w:val="00F825BC"/>
    <w:rsid w:val="00F83CA6"/>
    <w:rsid w:val="00F8405F"/>
    <w:rsid w:val="00F8567E"/>
    <w:rsid w:val="00F87801"/>
    <w:rsid w:val="00F87C63"/>
    <w:rsid w:val="00F91F20"/>
    <w:rsid w:val="00F93490"/>
    <w:rsid w:val="00F93DC3"/>
    <w:rsid w:val="00F96219"/>
    <w:rsid w:val="00FA16BD"/>
    <w:rsid w:val="00FA6508"/>
    <w:rsid w:val="00FA680C"/>
    <w:rsid w:val="00FB303C"/>
    <w:rsid w:val="00FB5EB0"/>
    <w:rsid w:val="00FC4460"/>
    <w:rsid w:val="00FC6ED4"/>
    <w:rsid w:val="00FC78EC"/>
    <w:rsid w:val="00FD0BDE"/>
    <w:rsid w:val="00FD17E4"/>
    <w:rsid w:val="00FD2243"/>
    <w:rsid w:val="00FD406D"/>
    <w:rsid w:val="00FE1C3A"/>
    <w:rsid w:val="00FE1F84"/>
    <w:rsid w:val="00FE2C16"/>
    <w:rsid w:val="00FE37A6"/>
    <w:rsid w:val="00FE46EB"/>
    <w:rsid w:val="00FE494F"/>
    <w:rsid w:val="00FE5021"/>
    <w:rsid w:val="00FF173D"/>
    <w:rsid w:val="00FF6C9A"/>
    <w:rsid w:val="00FF79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944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MX"/>
    </w:rPr>
  </w:style>
  <w:style w:type="paragraph" w:styleId="Ttulo1">
    <w:name w:val="heading 1"/>
    <w:basedOn w:val="Normal"/>
    <w:next w:val="Normal"/>
    <w:link w:val="Ttulo1Car"/>
    <w:uiPriority w:val="9"/>
    <w:qFormat/>
    <w:rsid w:val="00040C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aliases w:val="HD2"/>
    <w:basedOn w:val="Normal"/>
    <w:next w:val="Normal"/>
    <w:link w:val="Ttulo2Car"/>
    <w:uiPriority w:val="9"/>
    <w:unhideWhenUsed/>
    <w:qFormat/>
    <w:rsid w:val="00040CE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40CE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040CEC"/>
    <w:pPr>
      <w:keepNext/>
      <w:keepLines/>
      <w:spacing w:before="200" w:after="0"/>
      <w:jc w:val="both"/>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40CEC"/>
    <w:rPr>
      <w:rFonts w:asciiTheme="majorHAnsi" w:eastAsiaTheme="majorEastAsia" w:hAnsiTheme="majorHAnsi" w:cstheme="majorBidi"/>
      <w:b/>
      <w:bCs/>
      <w:color w:val="365F91" w:themeColor="accent1" w:themeShade="BF"/>
      <w:sz w:val="28"/>
      <w:szCs w:val="28"/>
      <w:lang w:val="es-MX"/>
    </w:rPr>
  </w:style>
  <w:style w:type="character" w:customStyle="1" w:styleId="Ttulo2Car">
    <w:name w:val="Título 2 Car"/>
    <w:aliases w:val="HD2 Car"/>
    <w:basedOn w:val="Fuentedeprrafopredeter"/>
    <w:link w:val="Ttulo2"/>
    <w:uiPriority w:val="9"/>
    <w:rsid w:val="00040CEC"/>
    <w:rPr>
      <w:rFonts w:asciiTheme="majorHAnsi" w:eastAsiaTheme="majorEastAsia" w:hAnsiTheme="majorHAnsi" w:cstheme="majorBidi"/>
      <w:b/>
      <w:bCs/>
      <w:color w:val="4F81BD" w:themeColor="accent1"/>
      <w:sz w:val="26"/>
      <w:szCs w:val="26"/>
      <w:lang w:val="es-MX"/>
    </w:rPr>
  </w:style>
  <w:style w:type="paragraph" w:styleId="Prrafodelista">
    <w:name w:val="List Paragraph"/>
    <w:aliases w:val="gA completo"/>
    <w:basedOn w:val="Normal"/>
    <w:uiPriority w:val="34"/>
    <w:qFormat/>
    <w:rsid w:val="00040CEC"/>
    <w:pPr>
      <w:ind w:left="720"/>
      <w:contextualSpacing/>
    </w:pPr>
  </w:style>
  <w:style w:type="character" w:customStyle="1" w:styleId="Ttulo3Car">
    <w:name w:val="Título 3 Car"/>
    <w:basedOn w:val="Fuentedeprrafopredeter"/>
    <w:link w:val="Ttulo3"/>
    <w:uiPriority w:val="9"/>
    <w:rsid w:val="00040CEC"/>
    <w:rPr>
      <w:rFonts w:asciiTheme="majorHAnsi" w:eastAsiaTheme="majorEastAsia" w:hAnsiTheme="majorHAnsi" w:cstheme="majorBidi"/>
      <w:b/>
      <w:bCs/>
      <w:color w:val="4F81BD" w:themeColor="accent1"/>
      <w:lang w:val="es-MX"/>
    </w:rPr>
  </w:style>
  <w:style w:type="character" w:customStyle="1" w:styleId="Ttulo4Car">
    <w:name w:val="Título 4 Car"/>
    <w:basedOn w:val="Fuentedeprrafopredeter"/>
    <w:link w:val="Ttulo4"/>
    <w:rsid w:val="00040CEC"/>
    <w:rPr>
      <w:rFonts w:asciiTheme="majorHAnsi" w:eastAsiaTheme="majorEastAsia" w:hAnsiTheme="majorHAnsi" w:cstheme="majorBidi"/>
      <w:b/>
      <w:bCs/>
      <w:i/>
      <w:iCs/>
      <w:color w:val="4F81BD" w:themeColor="accent1"/>
      <w:lang w:val="es-MX"/>
    </w:rPr>
  </w:style>
  <w:style w:type="paragraph" w:styleId="TtulodeTDC">
    <w:name w:val="TOC Heading"/>
    <w:basedOn w:val="Ttulo1"/>
    <w:next w:val="Normal"/>
    <w:uiPriority w:val="39"/>
    <w:semiHidden/>
    <w:unhideWhenUsed/>
    <w:qFormat/>
    <w:rsid w:val="00040CEC"/>
    <w:pPr>
      <w:outlineLvl w:val="9"/>
    </w:pPr>
    <w:rPr>
      <w:lang w:eastAsia="es-MX"/>
    </w:rPr>
  </w:style>
  <w:style w:type="paragraph" w:styleId="TDC1">
    <w:name w:val="toc 1"/>
    <w:basedOn w:val="Normal"/>
    <w:next w:val="Normal"/>
    <w:autoRedefine/>
    <w:uiPriority w:val="39"/>
    <w:unhideWhenUsed/>
    <w:rsid w:val="00040CEC"/>
    <w:pPr>
      <w:spacing w:after="100"/>
    </w:pPr>
  </w:style>
  <w:style w:type="paragraph" w:styleId="TDC2">
    <w:name w:val="toc 2"/>
    <w:basedOn w:val="Normal"/>
    <w:next w:val="Normal"/>
    <w:autoRedefine/>
    <w:uiPriority w:val="39"/>
    <w:unhideWhenUsed/>
    <w:rsid w:val="00040CEC"/>
    <w:pPr>
      <w:spacing w:after="100"/>
      <w:ind w:left="220"/>
    </w:pPr>
  </w:style>
  <w:style w:type="character" w:styleId="Hipervnculo">
    <w:name w:val="Hyperlink"/>
    <w:basedOn w:val="Fuentedeprrafopredeter"/>
    <w:uiPriority w:val="99"/>
    <w:unhideWhenUsed/>
    <w:rsid w:val="00040CEC"/>
    <w:rPr>
      <w:color w:val="0000FF" w:themeColor="hyperlink"/>
      <w:u w:val="single"/>
    </w:rPr>
  </w:style>
  <w:style w:type="paragraph" w:styleId="Textodeglobo">
    <w:name w:val="Balloon Text"/>
    <w:basedOn w:val="Normal"/>
    <w:link w:val="TextodegloboCar"/>
    <w:uiPriority w:val="99"/>
    <w:semiHidden/>
    <w:unhideWhenUsed/>
    <w:rsid w:val="00040CE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40CEC"/>
    <w:rPr>
      <w:rFonts w:ascii="Tahoma" w:hAnsi="Tahoma" w:cs="Tahoma"/>
      <w:sz w:val="16"/>
      <w:szCs w:val="16"/>
      <w:lang w:val="es-MX"/>
    </w:rPr>
  </w:style>
  <w:style w:type="paragraph" w:styleId="Epgrafe">
    <w:name w:val="caption"/>
    <w:basedOn w:val="Normal"/>
    <w:next w:val="Normal"/>
    <w:unhideWhenUsed/>
    <w:qFormat/>
    <w:rsid w:val="00732592"/>
    <w:pPr>
      <w:spacing w:line="240" w:lineRule="auto"/>
      <w:jc w:val="both"/>
    </w:pPr>
    <w:rPr>
      <w:rFonts w:ascii="Century Gothic" w:eastAsia="Times New Roman" w:hAnsi="Century Gothic" w:cs="Times New Roman"/>
      <w:b/>
      <w:bCs/>
      <w:color w:val="4F81BD" w:themeColor="accent1"/>
      <w:sz w:val="18"/>
      <w:szCs w:val="18"/>
      <w:lang w:val="es-ES"/>
    </w:rPr>
  </w:style>
  <w:style w:type="paragraph" w:styleId="NormalWeb">
    <w:name w:val="Normal (Web)"/>
    <w:basedOn w:val="Normal"/>
    <w:uiPriority w:val="99"/>
    <w:rsid w:val="00732592"/>
    <w:pPr>
      <w:spacing w:before="100" w:beforeAutospacing="1" w:after="100" w:afterAutospacing="1" w:line="240" w:lineRule="auto"/>
      <w:jc w:val="both"/>
    </w:pPr>
    <w:rPr>
      <w:rFonts w:ascii="Century Gothic" w:eastAsia="Arial Unicode MS" w:hAnsi="Century Gothic" w:cs="Arial Unicode MS"/>
      <w:sz w:val="20"/>
      <w:szCs w:val="24"/>
      <w:lang w:val="es-ES"/>
    </w:rPr>
  </w:style>
  <w:style w:type="table" w:customStyle="1" w:styleId="GATabla">
    <w:name w:val="GA_Tabla"/>
    <w:basedOn w:val="Tablanormal"/>
    <w:uiPriority w:val="99"/>
    <w:qFormat/>
    <w:rsid w:val="00732592"/>
    <w:pPr>
      <w:spacing w:after="0" w:line="240" w:lineRule="auto"/>
    </w:pPr>
    <w:rPr>
      <w:rFonts w:asciiTheme="majorHAnsi" w:eastAsiaTheme="minorEastAsia" w:hAnsiTheme="majorHAnsi" w:cs="Times New Roman"/>
      <w:sz w:val="16"/>
      <w:lang w:bidi="en-US"/>
    </w:rPr>
    <w:tblPr>
      <w:tblBorders>
        <w:top w:val="single" w:sz="2" w:space="0" w:color="002147"/>
        <w:left w:val="single" w:sz="2" w:space="0" w:color="002147"/>
        <w:bottom w:val="single" w:sz="2" w:space="0" w:color="002147"/>
        <w:right w:val="single" w:sz="2" w:space="0" w:color="002147"/>
        <w:insideH w:val="single" w:sz="2" w:space="0" w:color="002147"/>
        <w:insideV w:val="single" w:sz="2" w:space="0" w:color="002147"/>
      </w:tblBorders>
    </w:tblPr>
    <w:tcPr>
      <w:vAlign w:val="center"/>
    </w:tcPr>
    <w:tblStylePr w:type="firstRow">
      <w:pPr>
        <w:wordWrap/>
        <w:spacing w:beforeLines="0" w:beforeAutospacing="0" w:afterLines="0" w:afterAutospacing="0"/>
        <w:jc w:val="center"/>
      </w:pPr>
      <w:rPr>
        <w:rFonts w:asciiTheme="minorHAnsi" w:hAnsiTheme="minorHAnsi"/>
        <w:b/>
        <w:color w:val="FFFFFF" w:themeColor="background1"/>
        <w:sz w:val="24"/>
      </w:rPr>
      <w:tblPr/>
      <w:tcPr>
        <w:shd w:val="clear" w:color="auto" w:fill="002147"/>
        <w:vAlign w:val="center"/>
      </w:tcPr>
    </w:tblStylePr>
  </w:style>
  <w:style w:type="paragraph" w:styleId="Encabezado">
    <w:name w:val="header"/>
    <w:basedOn w:val="Normal"/>
    <w:link w:val="EncabezadoCar"/>
    <w:unhideWhenUsed/>
    <w:rsid w:val="00FE494F"/>
    <w:pPr>
      <w:tabs>
        <w:tab w:val="center" w:pos="4419"/>
        <w:tab w:val="right" w:pos="8838"/>
      </w:tabs>
      <w:spacing w:after="0" w:line="240" w:lineRule="auto"/>
    </w:pPr>
  </w:style>
  <w:style w:type="character" w:customStyle="1" w:styleId="EncabezadoCar">
    <w:name w:val="Encabezado Car"/>
    <w:basedOn w:val="Fuentedeprrafopredeter"/>
    <w:link w:val="Encabezado"/>
    <w:rsid w:val="00FE494F"/>
    <w:rPr>
      <w:lang w:val="es-MX"/>
    </w:rPr>
  </w:style>
  <w:style w:type="paragraph" w:styleId="Piedepgina">
    <w:name w:val="footer"/>
    <w:basedOn w:val="Normal"/>
    <w:link w:val="PiedepginaCar"/>
    <w:uiPriority w:val="99"/>
    <w:unhideWhenUsed/>
    <w:rsid w:val="00FE494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E494F"/>
    <w:rPr>
      <w:lang w:val="es-MX"/>
    </w:rPr>
  </w:style>
  <w:style w:type="table" w:styleId="Tablaconcuadrcula">
    <w:name w:val="Table Grid"/>
    <w:basedOn w:val="Tablanormal"/>
    <w:rsid w:val="00FE494F"/>
    <w:pPr>
      <w:spacing w:after="0" w:line="240" w:lineRule="auto"/>
    </w:pPr>
    <w:rPr>
      <w:rFonts w:ascii="Calibri" w:eastAsia="Times New Roman" w:hAnsi="Calibri" w:cs="Times New Roman"/>
      <w:sz w:val="20"/>
      <w:szCs w:val="20"/>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rpo">
    <w:name w:val="Corpo"/>
    <w:basedOn w:val="Normal"/>
    <w:uiPriority w:val="99"/>
    <w:rsid w:val="00FE494F"/>
    <w:pPr>
      <w:suppressAutoHyphens/>
      <w:spacing w:before="120" w:after="0" w:line="240" w:lineRule="auto"/>
      <w:ind w:left="284"/>
      <w:jc w:val="both"/>
    </w:pPr>
    <w:rPr>
      <w:rFonts w:ascii="Times New Roman" w:eastAsia="Times New Roman" w:hAnsi="Times New Roman" w:cs="Times New Roman"/>
      <w:szCs w:val="24"/>
      <w:lang w:val="pt-BR" w:eastAsia="pt-BR"/>
    </w:rPr>
  </w:style>
  <w:style w:type="paragraph" w:styleId="Textoindependiente">
    <w:name w:val="Body Text"/>
    <w:aliases w:val="Body Text Char,Body Text Char2,Body Text Char1 Char1,Body Text Char2 Char Char,Body Text Char1 Char1 Char Char,Body Text Char Char Char1 Char1 Char,Body Text Char1 Char Char Char1 Char Char"/>
    <w:basedOn w:val="Normal"/>
    <w:link w:val="TextoindependienteCar"/>
    <w:uiPriority w:val="99"/>
    <w:rsid w:val="00FE494F"/>
    <w:pPr>
      <w:spacing w:after="0" w:line="240" w:lineRule="auto"/>
    </w:pPr>
    <w:rPr>
      <w:rFonts w:ascii="Arial" w:eastAsia="Times New Roman" w:hAnsi="Arial" w:cs="Times New Roman"/>
      <w:szCs w:val="20"/>
      <w:lang w:val="es-ES_tradnl"/>
    </w:rPr>
  </w:style>
  <w:style w:type="character" w:customStyle="1" w:styleId="TextoindependienteCar">
    <w:name w:val="Texto independiente Car"/>
    <w:aliases w:val="Body Text Char Car,Body Text Char2 Car,Body Text Char1 Char1 Car,Body Text Char2 Char Char Car,Body Text Char1 Char1 Char Char Car,Body Text Char Char Char1 Char1 Char Car,Body Text Char1 Char Char Char1 Char Char Car"/>
    <w:basedOn w:val="Fuentedeprrafopredeter"/>
    <w:link w:val="Textoindependiente"/>
    <w:uiPriority w:val="99"/>
    <w:rsid w:val="00FE494F"/>
    <w:rPr>
      <w:rFonts w:ascii="Arial" w:eastAsia="Times New Roman" w:hAnsi="Arial" w:cs="Times New Roman"/>
      <w:szCs w:val="20"/>
      <w:lang w:val="es-ES_tradnl"/>
    </w:rPr>
  </w:style>
  <w:style w:type="paragraph" w:customStyle="1" w:styleId="tulo5">
    <w:name w:val="tulo 5"/>
    <w:rsid w:val="00FE494F"/>
    <w:pPr>
      <w:keepNext/>
      <w:spacing w:after="0" w:line="240" w:lineRule="auto"/>
      <w:ind w:right="-94"/>
      <w:jc w:val="center"/>
    </w:pPr>
    <w:rPr>
      <w:rFonts w:ascii="Palatino" w:eastAsia="Times New Roman" w:hAnsi="Palatino" w:cs="Times New Roman"/>
      <w:b/>
      <w:sz w:val="24"/>
      <w:szCs w:val="20"/>
      <w:lang w:val="es-ES"/>
    </w:rPr>
  </w:style>
  <w:style w:type="paragraph" w:styleId="TDC3">
    <w:name w:val="toc 3"/>
    <w:basedOn w:val="Normal"/>
    <w:next w:val="Normal"/>
    <w:autoRedefine/>
    <w:uiPriority w:val="39"/>
    <w:unhideWhenUsed/>
    <w:rsid w:val="00DC5938"/>
    <w:pPr>
      <w:spacing w:after="100"/>
      <w:ind w:left="440"/>
    </w:pPr>
  </w:style>
  <w:style w:type="paragraph" w:styleId="Sinespaciado">
    <w:name w:val="No Spacing"/>
    <w:link w:val="SinespaciadoCar"/>
    <w:uiPriority w:val="1"/>
    <w:qFormat/>
    <w:rsid w:val="00C40089"/>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C40089"/>
    <w:rPr>
      <w:rFonts w:eastAsiaTheme="minorEastAsia"/>
      <w:lang w:val="es-MX" w:eastAsia="es-MX"/>
    </w:rPr>
  </w:style>
  <w:style w:type="paragraph" w:customStyle="1" w:styleId="Sinespaciado1">
    <w:name w:val="Sin espaciado1"/>
    <w:link w:val="NoSpacingChar"/>
    <w:rsid w:val="00C40089"/>
    <w:pPr>
      <w:spacing w:after="0" w:line="240" w:lineRule="auto"/>
    </w:pPr>
    <w:rPr>
      <w:rFonts w:ascii="Calibri" w:eastAsia="Calibri" w:hAnsi="Calibri" w:cs="Times New Roman"/>
      <w:lang w:val="es-ES"/>
    </w:rPr>
  </w:style>
  <w:style w:type="character" w:customStyle="1" w:styleId="NoSpacingChar">
    <w:name w:val="No Spacing Char"/>
    <w:link w:val="Sinespaciado1"/>
    <w:locked/>
    <w:rsid w:val="00C40089"/>
    <w:rPr>
      <w:rFonts w:ascii="Calibri" w:eastAsia="Calibri" w:hAnsi="Calibri" w:cs="Times New Roman"/>
      <w:lang w:val="es-ES"/>
    </w:rPr>
  </w:style>
  <w:style w:type="paragraph" w:styleId="Tabladeilustraciones">
    <w:name w:val="table of figures"/>
    <w:basedOn w:val="Normal"/>
    <w:next w:val="Normal"/>
    <w:uiPriority w:val="99"/>
    <w:rsid w:val="00C40089"/>
    <w:pPr>
      <w:spacing w:after="0"/>
      <w:jc w:val="both"/>
    </w:pPr>
    <w:rPr>
      <w:rFonts w:ascii="Century Gothic" w:eastAsia="Times New Roman" w:hAnsi="Century Gothic" w:cs="Times New Roman"/>
      <w:lang w:val="es-ES"/>
    </w:rPr>
  </w:style>
  <w:style w:type="character" w:customStyle="1" w:styleId="apple-converted-space">
    <w:name w:val="apple-converted-space"/>
    <w:basedOn w:val="Fuentedeprrafopredeter"/>
    <w:rsid w:val="004C7AFB"/>
  </w:style>
  <w:style w:type="character" w:styleId="Refdecomentario">
    <w:name w:val="annotation reference"/>
    <w:basedOn w:val="Fuentedeprrafopredeter"/>
    <w:uiPriority w:val="99"/>
    <w:semiHidden/>
    <w:unhideWhenUsed/>
    <w:rsid w:val="00CC57E0"/>
    <w:rPr>
      <w:sz w:val="18"/>
      <w:szCs w:val="18"/>
    </w:rPr>
  </w:style>
  <w:style w:type="paragraph" w:styleId="Textocomentario">
    <w:name w:val="annotation text"/>
    <w:basedOn w:val="Normal"/>
    <w:link w:val="TextocomentarioCar"/>
    <w:uiPriority w:val="99"/>
    <w:semiHidden/>
    <w:unhideWhenUsed/>
    <w:rsid w:val="00CC57E0"/>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CC57E0"/>
    <w:rPr>
      <w:sz w:val="24"/>
      <w:szCs w:val="24"/>
      <w:lang w:val="es-MX"/>
    </w:rPr>
  </w:style>
  <w:style w:type="paragraph" w:styleId="Asuntodelcomentario">
    <w:name w:val="annotation subject"/>
    <w:basedOn w:val="Textocomentario"/>
    <w:next w:val="Textocomentario"/>
    <w:link w:val="AsuntodelcomentarioCar"/>
    <w:uiPriority w:val="99"/>
    <w:semiHidden/>
    <w:unhideWhenUsed/>
    <w:rsid w:val="00CC57E0"/>
    <w:rPr>
      <w:b/>
      <w:bCs/>
      <w:sz w:val="20"/>
      <w:szCs w:val="20"/>
    </w:rPr>
  </w:style>
  <w:style w:type="character" w:customStyle="1" w:styleId="AsuntodelcomentarioCar">
    <w:name w:val="Asunto del comentario Car"/>
    <w:basedOn w:val="TextocomentarioCar"/>
    <w:link w:val="Asuntodelcomentario"/>
    <w:uiPriority w:val="99"/>
    <w:semiHidden/>
    <w:rsid w:val="00CC57E0"/>
    <w:rPr>
      <w:b/>
      <w:bCs/>
      <w:sz w:val="20"/>
      <w:szCs w:val="20"/>
      <w:lang w:val="es-MX"/>
    </w:rPr>
  </w:style>
  <w:style w:type="paragraph" w:styleId="Revisin">
    <w:name w:val="Revision"/>
    <w:hidden/>
    <w:uiPriority w:val="99"/>
    <w:semiHidden/>
    <w:rsid w:val="005C4D79"/>
    <w:pPr>
      <w:spacing w:after="0" w:line="240" w:lineRule="auto"/>
    </w:pPr>
    <w:rPr>
      <w:lang w:val="es-MX"/>
    </w:rPr>
  </w:style>
  <w:style w:type="character" w:styleId="Hipervnculovisitado">
    <w:name w:val="FollowedHyperlink"/>
    <w:basedOn w:val="Fuentedeprrafopredeter"/>
    <w:uiPriority w:val="99"/>
    <w:semiHidden/>
    <w:unhideWhenUsed/>
    <w:rsid w:val="00D6625F"/>
    <w:rPr>
      <w:color w:val="800080" w:themeColor="followedHyperlink"/>
      <w:u w:val="single"/>
    </w:rPr>
  </w:style>
  <w:style w:type="character" w:styleId="Referenciaintensa">
    <w:name w:val="Intense Reference"/>
    <w:basedOn w:val="Fuentedeprrafopredeter"/>
    <w:uiPriority w:val="32"/>
    <w:qFormat/>
    <w:rsid w:val="009B5D13"/>
    <w:rPr>
      <w:b/>
      <w:bCs/>
      <w:smallCaps/>
      <w:color w:val="4F81BD" w:themeColor="accent1"/>
      <w:spacing w:val="5"/>
    </w:rPr>
  </w:style>
  <w:style w:type="table" w:customStyle="1" w:styleId="Tablanormal31">
    <w:name w:val="Tabla normal 31"/>
    <w:basedOn w:val="Tablanormal"/>
    <w:uiPriority w:val="43"/>
    <w:rsid w:val="00C17EC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MX"/>
    </w:rPr>
  </w:style>
  <w:style w:type="paragraph" w:styleId="Ttulo1">
    <w:name w:val="heading 1"/>
    <w:basedOn w:val="Normal"/>
    <w:next w:val="Normal"/>
    <w:link w:val="Ttulo1Car"/>
    <w:uiPriority w:val="9"/>
    <w:qFormat/>
    <w:rsid w:val="00040C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aliases w:val="HD2"/>
    <w:basedOn w:val="Normal"/>
    <w:next w:val="Normal"/>
    <w:link w:val="Ttulo2Car"/>
    <w:uiPriority w:val="9"/>
    <w:unhideWhenUsed/>
    <w:qFormat/>
    <w:rsid w:val="00040CE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40CE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040CEC"/>
    <w:pPr>
      <w:keepNext/>
      <w:keepLines/>
      <w:spacing w:before="200" w:after="0"/>
      <w:jc w:val="both"/>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40CEC"/>
    <w:rPr>
      <w:rFonts w:asciiTheme="majorHAnsi" w:eastAsiaTheme="majorEastAsia" w:hAnsiTheme="majorHAnsi" w:cstheme="majorBidi"/>
      <w:b/>
      <w:bCs/>
      <w:color w:val="365F91" w:themeColor="accent1" w:themeShade="BF"/>
      <w:sz w:val="28"/>
      <w:szCs w:val="28"/>
      <w:lang w:val="es-MX"/>
    </w:rPr>
  </w:style>
  <w:style w:type="character" w:customStyle="1" w:styleId="Ttulo2Car">
    <w:name w:val="Título 2 Car"/>
    <w:aliases w:val="HD2 Car"/>
    <w:basedOn w:val="Fuentedeprrafopredeter"/>
    <w:link w:val="Ttulo2"/>
    <w:uiPriority w:val="9"/>
    <w:rsid w:val="00040CEC"/>
    <w:rPr>
      <w:rFonts w:asciiTheme="majorHAnsi" w:eastAsiaTheme="majorEastAsia" w:hAnsiTheme="majorHAnsi" w:cstheme="majorBidi"/>
      <w:b/>
      <w:bCs/>
      <w:color w:val="4F81BD" w:themeColor="accent1"/>
      <w:sz w:val="26"/>
      <w:szCs w:val="26"/>
      <w:lang w:val="es-MX"/>
    </w:rPr>
  </w:style>
  <w:style w:type="paragraph" w:styleId="Prrafodelista">
    <w:name w:val="List Paragraph"/>
    <w:aliases w:val="gA completo"/>
    <w:basedOn w:val="Normal"/>
    <w:uiPriority w:val="34"/>
    <w:qFormat/>
    <w:rsid w:val="00040CEC"/>
    <w:pPr>
      <w:ind w:left="720"/>
      <w:contextualSpacing/>
    </w:pPr>
  </w:style>
  <w:style w:type="character" w:customStyle="1" w:styleId="Ttulo3Car">
    <w:name w:val="Título 3 Car"/>
    <w:basedOn w:val="Fuentedeprrafopredeter"/>
    <w:link w:val="Ttulo3"/>
    <w:uiPriority w:val="9"/>
    <w:rsid w:val="00040CEC"/>
    <w:rPr>
      <w:rFonts w:asciiTheme="majorHAnsi" w:eastAsiaTheme="majorEastAsia" w:hAnsiTheme="majorHAnsi" w:cstheme="majorBidi"/>
      <w:b/>
      <w:bCs/>
      <w:color w:val="4F81BD" w:themeColor="accent1"/>
      <w:lang w:val="es-MX"/>
    </w:rPr>
  </w:style>
  <w:style w:type="character" w:customStyle="1" w:styleId="Ttulo4Car">
    <w:name w:val="Título 4 Car"/>
    <w:basedOn w:val="Fuentedeprrafopredeter"/>
    <w:link w:val="Ttulo4"/>
    <w:rsid w:val="00040CEC"/>
    <w:rPr>
      <w:rFonts w:asciiTheme="majorHAnsi" w:eastAsiaTheme="majorEastAsia" w:hAnsiTheme="majorHAnsi" w:cstheme="majorBidi"/>
      <w:b/>
      <w:bCs/>
      <w:i/>
      <w:iCs/>
      <w:color w:val="4F81BD" w:themeColor="accent1"/>
      <w:lang w:val="es-MX"/>
    </w:rPr>
  </w:style>
  <w:style w:type="paragraph" w:styleId="TtulodeTDC">
    <w:name w:val="TOC Heading"/>
    <w:basedOn w:val="Ttulo1"/>
    <w:next w:val="Normal"/>
    <w:uiPriority w:val="39"/>
    <w:semiHidden/>
    <w:unhideWhenUsed/>
    <w:qFormat/>
    <w:rsid w:val="00040CEC"/>
    <w:pPr>
      <w:outlineLvl w:val="9"/>
    </w:pPr>
    <w:rPr>
      <w:lang w:eastAsia="es-MX"/>
    </w:rPr>
  </w:style>
  <w:style w:type="paragraph" w:styleId="TDC1">
    <w:name w:val="toc 1"/>
    <w:basedOn w:val="Normal"/>
    <w:next w:val="Normal"/>
    <w:autoRedefine/>
    <w:uiPriority w:val="39"/>
    <w:unhideWhenUsed/>
    <w:rsid w:val="00040CEC"/>
    <w:pPr>
      <w:spacing w:after="100"/>
    </w:pPr>
  </w:style>
  <w:style w:type="paragraph" w:styleId="TDC2">
    <w:name w:val="toc 2"/>
    <w:basedOn w:val="Normal"/>
    <w:next w:val="Normal"/>
    <w:autoRedefine/>
    <w:uiPriority w:val="39"/>
    <w:unhideWhenUsed/>
    <w:rsid w:val="00040CEC"/>
    <w:pPr>
      <w:spacing w:after="100"/>
      <w:ind w:left="220"/>
    </w:pPr>
  </w:style>
  <w:style w:type="character" w:styleId="Hipervnculo">
    <w:name w:val="Hyperlink"/>
    <w:basedOn w:val="Fuentedeprrafopredeter"/>
    <w:uiPriority w:val="99"/>
    <w:unhideWhenUsed/>
    <w:rsid w:val="00040CEC"/>
    <w:rPr>
      <w:color w:val="0000FF" w:themeColor="hyperlink"/>
      <w:u w:val="single"/>
    </w:rPr>
  </w:style>
  <w:style w:type="paragraph" w:styleId="Textodeglobo">
    <w:name w:val="Balloon Text"/>
    <w:basedOn w:val="Normal"/>
    <w:link w:val="TextodegloboCar"/>
    <w:uiPriority w:val="99"/>
    <w:semiHidden/>
    <w:unhideWhenUsed/>
    <w:rsid w:val="00040CE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40CEC"/>
    <w:rPr>
      <w:rFonts w:ascii="Tahoma" w:hAnsi="Tahoma" w:cs="Tahoma"/>
      <w:sz w:val="16"/>
      <w:szCs w:val="16"/>
      <w:lang w:val="es-MX"/>
    </w:rPr>
  </w:style>
  <w:style w:type="paragraph" w:styleId="Epgrafe">
    <w:name w:val="caption"/>
    <w:basedOn w:val="Normal"/>
    <w:next w:val="Normal"/>
    <w:unhideWhenUsed/>
    <w:qFormat/>
    <w:rsid w:val="00732592"/>
    <w:pPr>
      <w:spacing w:line="240" w:lineRule="auto"/>
      <w:jc w:val="both"/>
    </w:pPr>
    <w:rPr>
      <w:rFonts w:ascii="Century Gothic" w:eastAsia="Times New Roman" w:hAnsi="Century Gothic" w:cs="Times New Roman"/>
      <w:b/>
      <w:bCs/>
      <w:color w:val="4F81BD" w:themeColor="accent1"/>
      <w:sz w:val="18"/>
      <w:szCs w:val="18"/>
      <w:lang w:val="es-ES"/>
    </w:rPr>
  </w:style>
  <w:style w:type="paragraph" w:styleId="NormalWeb">
    <w:name w:val="Normal (Web)"/>
    <w:basedOn w:val="Normal"/>
    <w:uiPriority w:val="99"/>
    <w:rsid w:val="00732592"/>
    <w:pPr>
      <w:spacing w:before="100" w:beforeAutospacing="1" w:after="100" w:afterAutospacing="1" w:line="240" w:lineRule="auto"/>
      <w:jc w:val="both"/>
    </w:pPr>
    <w:rPr>
      <w:rFonts w:ascii="Century Gothic" w:eastAsia="Arial Unicode MS" w:hAnsi="Century Gothic" w:cs="Arial Unicode MS"/>
      <w:sz w:val="20"/>
      <w:szCs w:val="24"/>
      <w:lang w:val="es-ES"/>
    </w:rPr>
  </w:style>
  <w:style w:type="table" w:customStyle="1" w:styleId="GATabla">
    <w:name w:val="GA_Tabla"/>
    <w:basedOn w:val="Tablanormal"/>
    <w:uiPriority w:val="99"/>
    <w:qFormat/>
    <w:rsid w:val="00732592"/>
    <w:pPr>
      <w:spacing w:after="0" w:line="240" w:lineRule="auto"/>
    </w:pPr>
    <w:rPr>
      <w:rFonts w:asciiTheme="majorHAnsi" w:eastAsiaTheme="minorEastAsia" w:hAnsiTheme="majorHAnsi" w:cs="Times New Roman"/>
      <w:sz w:val="16"/>
      <w:lang w:bidi="en-US"/>
    </w:rPr>
    <w:tblPr>
      <w:tblBorders>
        <w:top w:val="single" w:sz="2" w:space="0" w:color="002147"/>
        <w:left w:val="single" w:sz="2" w:space="0" w:color="002147"/>
        <w:bottom w:val="single" w:sz="2" w:space="0" w:color="002147"/>
        <w:right w:val="single" w:sz="2" w:space="0" w:color="002147"/>
        <w:insideH w:val="single" w:sz="2" w:space="0" w:color="002147"/>
        <w:insideV w:val="single" w:sz="2" w:space="0" w:color="002147"/>
      </w:tblBorders>
    </w:tblPr>
    <w:tcPr>
      <w:vAlign w:val="center"/>
    </w:tcPr>
    <w:tblStylePr w:type="firstRow">
      <w:pPr>
        <w:wordWrap/>
        <w:spacing w:beforeLines="0" w:beforeAutospacing="0" w:afterLines="0" w:afterAutospacing="0"/>
        <w:jc w:val="center"/>
      </w:pPr>
      <w:rPr>
        <w:rFonts w:asciiTheme="minorHAnsi" w:hAnsiTheme="minorHAnsi"/>
        <w:b/>
        <w:color w:val="FFFFFF" w:themeColor="background1"/>
        <w:sz w:val="24"/>
      </w:rPr>
      <w:tblPr/>
      <w:tcPr>
        <w:shd w:val="clear" w:color="auto" w:fill="002147"/>
        <w:vAlign w:val="center"/>
      </w:tcPr>
    </w:tblStylePr>
  </w:style>
  <w:style w:type="paragraph" w:styleId="Encabezado">
    <w:name w:val="header"/>
    <w:basedOn w:val="Normal"/>
    <w:link w:val="EncabezadoCar"/>
    <w:unhideWhenUsed/>
    <w:rsid w:val="00FE494F"/>
    <w:pPr>
      <w:tabs>
        <w:tab w:val="center" w:pos="4419"/>
        <w:tab w:val="right" w:pos="8838"/>
      </w:tabs>
      <w:spacing w:after="0" w:line="240" w:lineRule="auto"/>
    </w:pPr>
  </w:style>
  <w:style w:type="character" w:customStyle="1" w:styleId="EncabezadoCar">
    <w:name w:val="Encabezado Car"/>
    <w:basedOn w:val="Fuentedeprrafopredeter"/>
    <w:link w:val="Encabezado"/>
    <w:rsid w:val="00FE494F"/>
    <w:rPr>
      <w:lang w:val="es-MX"/>
    </w:rPr>
  </w:style>
  <w:style w:type="paragraph" w:styleId="Piedepgina">
    <w:name w:val="footer"/>
    <w:basedOn w:val="Normal"/>
    <w:link w:val="PiedepginaCar"/>
    <w:uiPriority w:val="99"/>
    <w:unhideWhenUsed/>
    <w:rsid w:val="00FE494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E494F"/>
    <w:rPr>
      <w:lang w:val="es-MX"/>
    </w:rPr>
  </w:style>
  <w:style w:type="table" w:styleId="Tablaconcuadrcula">
    <w:name w:val="Table Grid"/>
    <w:basedOn w:val="Tablanormal"/>
    <w:rsid w:val="00FE494F"/>
    <w:pPr>
      <w:spacing w:after="0" w:line="240" w:lineRule="auto"/>
    </w:pPr>
    <w:rPr>
      <w:rFonts w:ascii="Calibri" w:eastAsia="Times New Roman" w:hAnsi="Calibri" w:cs="Times New Roman"/>
      <w:sz w:val="20"/>
      <w:szCs w:val="20"/>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rpo">
    <w:name w:val="Corpo"/>
    <w:basedOn w:val="Normal"/>
    <w:uiPriority w:val="99"/>
    <w:rsid w:val="00FE494F"/>
    <w:pPr>
      <w:suppressAutoHyphens/>
      <w:spacing w:before="120" w:after="0" w:line="240" w:lineRule="auto"/>
      <w:ind w:left="284"/>
      <w:jc w:val="both"/>
    </w:pPr>
    <w:rPr>
      <w:rFonts w:ascii="Times New Roman" w:eastAsia="Times New Roman" w:hAnsi="Times New Roman" w:cs="Times New Roman"/>
      <w:szCs w:val="24"/>
      <w:lang w:val="pt-BR" w:eastAsia="pt-BR"/>
    </w:rPr>
  </w:style>
  <w:style w:type="paragraph" w:styleId="Textoindependiente">
    <w:name w:val="Body Text"/>
    <w:aliases w:val="Body Text Char,Body Text Char2,Body Text Char1 Char1,Body Text Char2 Char Char,Body Text Char1 Char1 Char Char,Body Text Char Char Char1 Char1 Char,Body Text Char1 Char Char Char1 Char Char"/>
    <w:basedOn w:val="Normal"/>
    <w:link w:val="TextoindependienteCar"/>
    <w:uiPriority w:val="99"/>
    <w:rsid w:val="00FE494F"/>
    <w:pPr>
      <w:spacing w:after="0" w:line="240" w:lineRule="auto"/>
    </w:pPr>
    <w:rPr>
      <w:rFonts w:ascii="Arial" w:eastAsia="Times New Roman" w:hAnsi="Arial" w:cs="Times New Roman"/>
      <w:szCs w:val="20"/>
      <w:lang w:val="es-ES_tradnl"/>
    </w:rPr>
  </w:style>
  <w:style w:type="character" w:customStyle="1" w:styleId="TextoindependienteCar">
    <w:name w:val="Texto independiente Car"/>
    <w:aliases w:val="Body Text Char Car,Body Text Char2 Car,Body Text Char1 Char1 Car,Body Text Char2 Char Char Car,Body Text Char1 Char1 Char Char Car,Body Text Char Char Char1 Char1 Char Car,Body Text Char1 Char Char Char1 Char Char Car"/>
    <w:basedOn w:val="Fuentedeprrafopredeter"/>
    <w:link w:val="Textoindependiente"/>
    <w:uiPriority w:val="99"/>
    <w:rsid w:val="00FE494F"/>
    <w:rPr>
      <w:rFonts w:ascii="Arial" w:eastAsia="Times New Roman" w:hAnsi="Arial" w:cs="Times New Roman"/>
      <w:szCs w:val="20"/>
      <w:lang w:val="es-ES_tradnl"/>
    </w:rPr>
  </w:style>
  <w:style w:type="paragraph" w:customStyle="1" w:styleId="tulo5">
    <w:name w:val="tulo 5"/>
    <w:rsid w:val="00FE494F"/>
    <w:pPr>
      <w:keepNext/>
      <w:spacing w:after="0" w:line="240" w:lineRule="auto"/>
      <w:ind w:right="-94"/>
      <w:jc w:val="center"/>
    </w:pPr>
    <w:rPr>
      <w:rFonts w:ascii="Palatino" w:eastAsia="Times New Roman" w:hAnsi="Palatino" w:cs="Times New Roman"/>
      <w:b/>
      <w:sz w:val="24"/>
      <w:szCs w:val="20"/>
      <w:lang w:val="es-ES"/>
    </w:rPr>
  </w:style>
  <w:style w:type="paragraph" w:styleId="TDC3">
    <w:name w:val="toc 3"/>
    <w:basedOn w:val="Normal"/>
    <w:next w:val="Normal"/>
    <w:autoRedefine/>
    <w:uiPriority w:val="39"/>
    <w:unhideWhenUsed/>
    <w:rsid w:val="00DC5938"/>
    <w:pPr>
      <w:spacing w:after="100"/>
      <w:ind w:left="440"/>
    </w:pPr>
  </w:style>
  <w:style w:type="paragraph" w:styleId="Sinespaciado">
    <w:name w:val="No Spacing"/>
    <w:link w:val="SinespaciadoCar"/>
    <w:uiPriority w:val="1"/>
    <w:qFormat/>
    <w:rsid w:val="00C40089"/>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C40089"/>
    <w:rPr>
      <w:rFonts w:eastAsiaTheme="minorEastAsia"/>
      <w:lang w:val="es-MX" w:eastAsia="es-MX"/>
    </w:rPr>
  </w:style>
  <w:style w:type="paragraph" w:customStyle="1" w:styleId="Sinespaciado1">
    <w:name w:val="Sin espaciado1"/>
    <w:link w:val="NoSpacingChar"/>
    <w:rsid w:val="00C40089"/>
    <w:pPr>
      <w:spacing w:after="0" w:line="240" w:lineRule="auto"/>
    </w:pPr>
    <w:rPr>
      <w:rFonts w:ascii="Calibri" w:eastAsia="Calibri" w:hAnsi="Calibri" w:cs="Times New Roman"/>
      <w:lang w:val="es-ES"/>
    </w:rPr>
  </w:style>
  <w:style w:type="character" w:customStyle="1" w:styleId="NoSpacingChar">
    <w:name w:val="No Spacing Char"/>
    <w:link w:val="Sinespaciado1"/>
    <w:locked/>
    <w:rsid w:val="00C40089"/>
    <w:rPr>
      <w:rFonts w:ascii="Calibri" w:eastAsia="Calibri" w:hAnsi="Calibri" w:cs="Times New Roman"/>
      <w:lang w:val="es-ES"/>
    </w:rPr>
  </w:style>
  <w:style w:type="paragraph" w:styleId="Tabladeilustraciones">
    <w:name w:val="table of figures"/>
    <w:basedOn w:val="Normal"/>
    <w:next w:val="Normal"/>
    <w:uiPriority w:val="99"/>
    <w:rsid w:val="00C40089"/>
    <w:pPr>
      <w:spacing w:after="0"/>
      <w:jc w:val="both"/>
    </w:pPr>
    <w:rPr>
      <w:rFonts w:ascii="Century Gothic" w:eastAsia="Times New Roman" w:hAnsi="Century Gothic" w:cs="Times New Roman"/>
      <w:lang w:val="es-ES"/>
    </w:rPr>
  </w:style>
  <w:style w:type="character" w:customStyle="1" w:styleId="apple-converted-space">
    <w:name w:val="apple-converted-space"/>
    <w:basedOn w:val="Fuentedeprrafopredeter"/>
    <w:rsid w:val="004C7AFB"/>
  </w:style>
  <w:style w:type="character" w:styleId="Refdecomentario">
    <w:name w:val="annotation reference"/>
    <w:basedOn w:val="Fuentedeprrafopredeter"/>
    <w:uiPriority w:val="99"/>
    <w:semiHidden/>
    <w:unhideWhenUsed/>
    <w:rsid w:val="00CC57E0"/>
    <w:rPr>
      <w:sz w:val="18"/>
      <w:szCs w:val="18"/>
    </w:rPr>
  </w:style>
  <w:style w:type="paragraph" w:styleId="Textocomentario">
    <w:name w:val="annotation text"/>
    <w:basedOn w:val="Normal"/>
    <w:link w:val="TextocomentarioCar"/>
    <w:uiPriority w:val="99"/>
    <w:semiHidden/>
    <w:unhideWhenUsed/>
    <w:rsid w:val="00CC57E0"/>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CC57E0"/>
    <w:rPr>
      <w:sz w:val="24"/>
      <w:szCs w:val="24"/>
      <w:lang w:val="es-MX"/>
    </w:rPr>
  </w:style>
  <w:style w:type="paragraph" w:styleId="Asuntodelcomentario">
    <w:name w:val="annotation subject"/>
    <w:basedOn w:val="Textocomentario"/>
    <w:next w:val="Textocomentario"/>
    <w:link w:val="AsuntodelcomentarioCar"/>
    <w:uiPriority w:val="99"/>
    <w:semiHidden/>
    <w:unhideWhenUsed/>
    <w:rsid w:val="00CC57E0"/>
    <w:rPr>
      <w:b/>
      <w:bCs/>
      <w:sz w:val="20"/>
      <w:szCs w:val="20"/>
    </w:rPr>
  </w:style>
  <w:style w:type="character" w:customStyle="1" w:styleId="AsuntodelcomentarioCar">
    <w:name w:val="Asunto del comentario Car"/>
    <w:basedOn w:val="TextocomentarioCar"/>
    <w:link w:val="Asuntodelcomentario"/>
    <w:uiPriority w:val="99"/>
    <w:semiHidden/>
    <w:rsid w:val="00CC57E0"/>
    <w:rPr>
      <w:b/>
      <w:bCs/>
      <w:sz w:val="20"/>
      <w:szCs w:val="20"/>
      <w:lang w:val="es-MX"/>
    </w:rPr>
  </w:style>
  <w:style w:type="paragraph" w:styleId="Revisin">
    <w:name w:val="Revision"/>
    <w:hidden/>
    <w:uiPriority w:val="99"/>
    <w:semiHidden/>
    <w:rsid w:val="005C4D79"/>
    <w:pPr>
      <w:spacing w:after="0" w:line="240" w:lineRule="auto"/>
    </w:pPr>
    <w:rPr>
      <w:lang w:val="es-MX"/>
    </w:rPr>
  </w:style>
  <w:style w:type="character" w:styleId="Hipervnculovisitado">
    <w:name w:val="FollowedHyperlink"/>
    <w:basedOn w:val="Fuentedeprrafopredeter"/>
    <w:uiPriority w:val="99"/>
    <w:semiHidden/>
    <w:unhideWhenUsed/>
    <w:rsid w:val="00D6625F"/>
    <w:rPr>
      <w:color w:val="800080" w:themeColor="followedHyperlink"/>
      <w:u w:val="single"/>
    </w:rPr>
  </w:style>
  <w:style w:type="character" w:styleId="Referenciaintensa">
    <w:name w:val="Intense Reference"/>
    <w:basedOn w:val="Fuentedeprrafopredeter"/>
    <w:uiPriority w:val="32"/>
    <w:qFormat/>
    <w:rsid w:val="009B5D13"/>
    <w:rPr>
      <w:b/>
      <w:bCs/>
      <w:smallCaps/>
      <w:color w:val="4F81BD" w:themeColor="accent1"/>
      <w:spacing w:val="5"/>
    </w:rPr>
  </w:style>
  <w:style w:type="table" w:customStyle="1" w:styleId="Tablanormal31">
    <w:name w:val="Tabla normal 31"/>
    <w:basedOn w:val="Tablanormal"/>
    <w:uiPriority w:val="43"/>
    <w:rsid w:val="00C17EC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942937">
      <w:bodyDiv w:val="1"/>
      <w:marLeft w:val="0"/>
      <w:marRight w:val="0"/>
      <w:marTop w:val="0"/>
      <w:marBottom w:val="0"/>
      <w:divBdr>
        <w:top w:val="none" w:sz="0" w:space="0" w:color="auto"/>
        <w:left w:val="none" w:sz="0" w:space="0" w:color="auto"/>
        <w:bottom w:val="none" w:sz="0" w:space="0" w:color="auto"/>
        <w:right w:val="none" w:sz="0" w:space="0" w:color="auto"/>
      </w:divBdr>
    </w:div>
    <w:div w:id="102040314">
      <w:bodyDiv w:val="1"/>
      <w:marLeft w:val="0"/>
      <w:marRight w:val="0"/>
      <w:marTop w:val="0"/>
      <w:marBottom w:val="0"/>
      <w:divBdr>
        <w:top w:val="none" w:sz="0" w:space="0" w:color="auto"/>
        <w:left w:val="none" w:sz="0" w:space="0" w:color="auto"/>
        <w:bottom w:val="none" w:sz="0" w:space="0" w:color="auto"/>
        <w:right w:val="none" w:sz="0" w:space="0" w:color="auto"/>
      </w:divBdr>
    </w:div>
    <w:div w:id="119806281">
      <w:bodyDiv w:val="1"/>
      <w:marLeft w:val="0"/>
      <w:marRight w:val="0"/>
      <w:marTop w:val="0"/>
      <w:marBottom w:val="0"/>
      <w:divBdr>
        <w:top w:val="none" w:sz="0" w:space="0" w:color="auto"/>
        <w:left w:val="none" w:sz="0" w:space="0" w:color="auto"/>
        <w:bottom w:val="none" w:sz="0" w:space="0" w:color="auto"/>
        <w:right w:val="none" w:sz="0" w:space="0" w:color="auto"/>
      </w:divBdr>
    </w:div>
    <w:div w:id="124742757">
      <w:bodyDiv w:val="1"/>
      <w:marLeft w:val="0"/>
      <w:marRight w:val="0"/>
      <w:marTop w:val="0"/>
      <w:marBottom w:val="0"/>
      <w:divBdr>
        <w:top w:val="none" w:sz="0" w:space="0" w:color="auto"/>
        <w:left w:val="none" w:sz="0" w:space="0" w:color="auto"/>
        <w:bottom w:val="none" w:sz="0" w:space="0" w:color="auto"/>
        <w:right w:val="none" w:sz="0" w:space="0" w:color="auto"/>
      </w:divBdr>
    </w:div>
    <w:div w:id="169148790">
      <w:bodyDiv w:val="1"/>
      <w:marLeft w:val="0"/>
      <w:marRight w:val="0"/>
      <w:marTop w:val="0"/>
      <w:marBottom w:val="0"/>
      <w:divBdr>
        <w:top w:val="none" w:sz="0" w:space="0" w:color="auto"/>
        <w:left w:val="none" w:sz="0" w:space="0" w:color="auto"/>
        <w:bottom w:val="none" w:sz="0" w:space="0" w:color="auto"/>
        <w:right w:val="none" w:sz="0" w:space="0" w:color="auto"/>
      </w:divBdr>
    </w:div>
    <w:div w:id="186336095">
      <w:bodyDiv w:val="1"/>
      <w:marLeft w:val="0"/>
      <w:marRight w:val="0"/>
      <w:marTop w:val="0"/>
      <w:marBottom w:val="0"/>
      <w:divBdr>
        <w:top w:val="none" w:sz="0" w:space="0" w:color="auto"/>
        <w:left w:val="none" w:sz="0" w:space="0" w:color="auto"/>
        <w:bottom w:val="none" w:sz="0" w:space="0" w:color="auto"/>
        <w:right w:val="none" w:sz="0" w:space="0" w:color="auto"/>
      </w:divBdr>
    </w:div>
    <w:div w:id="187644545">
      <w:bodyDiv w:val="1"/>
      <w:marLeft w:val="0"/>
      <w:marRight w:val="0"/>
      <w:marTop w:val="0"/>
      <w:marBottom w:val="0"/>
      <w:divBdr>
        <w:top w:val="none" w:sz="0" w:space="0" w:color="auto"/>
        <w:left w:val="none" w:sz="0" w:space="0" w:color="auto"/>
        <w:bottom w:val="none" w:sz="0" w:space="0" w:color="auto"/>
        <w:right w:val="none" w:sz="0" w:space="0" w:color="auto"/>
      </w:divBdr>
    </w:div>
    <w:div w:id="280385940">
      <w:bodyDiv w:val="1"/>
      <w:marLeft w:val="0"/>
      <w:marRight w:val="0"/>
      <w:marTop w:val="0"/>
      <w:marBottom w:val="0"/>
      <w:divBdr>
        <w:top w:val="none" w:sz="0" w:space="0" w:color="auto"/>
        <w:left w:val="none" w:sz="0" w:space="0" w:color="auto"/>
        <w:bottom w:val="none" w:sz="0" w:space="0" w:color="auto"/>
        <w:right w:val="none" w:sz="0" w:space="0" w:color="auto"/>
      </w:divBdr>
    </w:div>
    <w:div w:id="293490143">
      <w:bodyDiv w:val="1"/>
      <w:marLeft w:val="0"/>
      <w:marRight w:val="0"/>
      <w:marTop w:val="0"/>
      <w:marBottom w:val="0"/>
      <w:divBdr>
        <w:top w:val="none" w:sz="0" w:space="0" w:color="auto"/>
        <w:left w:val="none" w:sz="0" w:space="0" w:color="auto"/>
        <w:bottom w:val="none" w:sz="0" w:space="0" w:color="auto"/>
        <w:right w:val="none" w:sz="0" w:space="0" w:color="auto"/>
      </w:divBdr>
    </w:div>
    <w:div w:id="318269613">
      <w:bodyDiv w:val="1"/>
      <w:marLeft w:val="0"/>
      <w:marRight w:val="0"/>
      <w:marTop w:val="0"/>
      <w:marBottom w:val="0"/>
      <w:divBdr>
        <w:top w:val="none" w:sz="0" w:space="0" w:color="auto"/>
        <w:left w:val="none" w:sz="0" w:space="0" w:color="auto"/>
        <w:bottom w:val="none" w:sz="0" w:space="0" w:color="auto"/>
        <w:right w:val="none" w:sz="0" w:space="0" w:color="auto"/>
      </w:divBdr>
    </w:div>
    <w:div w:id="424500609">
      <w:bodyDiv w:val="1"/>
      <w:marLeft w:val="0"/>
      <w:marRight w:val="0"/>
      <w:marTop w:val="0"/>
      <w:marBottom w:val="0"/>
      <w:divBdr>
        <w:top w:val="none" w:sz="0" w:space="0" w:color="auto"/>
        <w:left w:val="none" w:sz="0" w:space="0" w:color="auto"/>
        <w:bottom w:val="none" w:sz="0" w:space="0" w:color="auto"/>
        <w:right w:val="none" w:sz="0" w:space="0" w:color="auto"/>
      </w:divBdr>
    </w:div>
    <w:div w:id="476798135">
      <w:bodyDiv w:val="1"/>
      <w:marLeft w:val="0"/>
      <w:marRight w:val="0"/>
      <w:marTop w:val="0"/>
      <w:marBottom w:val="0"/>
      <w:divBdr>
        <w:top w:val="none" w:sz="0" w:space="0" w:color="auto"/>
        <w:left w:val="none" w:sz="0" w:space="0" w:color="auto"/>
        <w:bottom w:val="none" w:sz="0" w:space="0" w:color="auto"/>
        <w:right w:val="none" w:sz="0" w:space="0" w:color="auto"/>
      </w:divBdr>
    </w:div>
    <w:div w:id="508446749">
      <w:bodyDiv w:val="1"/>
      <w:marLeft w:val="0"/>
      <w:marRight w:val="0"/>
      <w:marTop w:val="0"/>
      <w:marBottom w:val="0"/>
      <w:divBdr>
        <w:top w:val="none" w:sz="0" w:space="0" w:color="auto"/>
        <w:left w:val="none" w:sz="0" w:space="0" w:color="auto"/>
        <w:bottom w:val="none" w:sz="0" w:space="0" w:color="auto"/>
        <w:right w:val="none" w:sz="0" w:space="0" w:color="auto"/>
      </w:divBdr>
    </w:div>
    <w:div w:id="510072653">
      <w:bodyDiv w:val="1"/>
      <w:marLeft w:val="0"/>
      <w:marRight w:val="0"/>
      <w:marTop w:val="0"/>
      <w:marBottom w:val="0"/>
      <w:divBdr>
        <w:top w:val="none" w:sz="0" w:space="0" w:color="auto"/>
        <w:left w:val="none" w:sz="0" w:space="0" w:color="auto"/>
        <w:bottom w:val="none" w:sz="0" w:space="0" w:color="auto"/>
        <w:right w:val="none" w:sz="0" w:space="0" w:color="auto"/>
      </w:divBdr>
    </w:div>
    <w:div w:id="633022996">
      <w:bodyDiv w:val="1"/>
      <w:marLeft w:val="0"/>
      <w:marRight w:val="0"/>
      <w:marTop w:val="0"/>
      <w:marBottom w:val="0"/>
      <w:divBdr>
        <w:top w:val="none" w:sz="0" w:space="0" w:color="auto"/>
        <w:left w:val="none" w:sz="0" w:space="0" w:color="auto"/>
        <w:bottom w:val="none" w:sz="0" w:space="0" w:color="auto"/>
        <w:right w:val="none" w:sz="0" w:space="0" w:color="auto"/>
      </w:divBdr>
    </w:div>
    <w:div w:id="678430948">
      <w:bodyDiv w:val="1"/>
      <w:marLeft w:val="0"/>
      <w:marRight w:val="0"/>
      <w:marTop w:val="0"/>
      <w:marBottom w:val="0"/>
      <w:divBdr>
        <w:top w:val="none" w:sz="0" w:space="0" w:color="auto"/>
        <w:left w:val="none" w:sz="0" w:space="0" w:color="auto"/>
        <w:bottom w:val="none" w:sz="0" w:space="0" w:color="auto"/>
        <w:right w:val="none" w:sz="0" w:space="0" w:color="auto"/>
      </w:divBdr>
    </w:div>
    <w:div w:id="694581211">
      <w:bodyDiv w:val="1"/>
      <w:marLeft w:val="0"/>
      <w:marRight w:val="0"/>
      <w:marTop w:val="0"/>
      <w:marBottom w:val="0"/>
      <w:divBdr>
        <w:top w:val="none" w:sz="0" w:space="0" w:color="auto"/>
        <w:left w:val="none" w:sz="0" w:space="0" w:color="auto"/>
        <w:bottom w:val="none" w:sz="0" w:space="0" w:color="auto"/>
        <w:right w:val="none" w:sz="0" w:space="0" w:color="auto"/>
      </w:divBdr>
    </w:div>
    <w:div w:id="708922120">
      <w:bodyDiv w:val="1"/>
      <w:marLeft w:val="0"/>
      <w:marRight w:val="0"/>
      <w:marTop w:val="0"/>
      <w:marBottom w:val="0"/>
      <w:divBdr>
        <w:top w:val="none" w:sz="0" w:space="0" w:color="auto"/>
        <w:left w:val="none" w:sz="0" w:space="0" w:color="auto"/>
        <w:bottom w:val="none" w:sz="0" w:space="0" w:color="auto"/>
        <w:right w:val="none" w:sz="0" w:space="0" w:color="auto"/>
      </w:divBdr>
    </w:div>
    <w:div w:id="784546696">
      <w:bodyDiv w:val="1"/>
      <w:marLeft w:val="0"/>
      <w:marRight w:val="0"/>
      <w:marTop w:val="0"/>
      <w:marBottom w:val="0"/>
      <w:divBdr>
        <w:top w:val="none" w:sz="0" w:space="0" w:color="auto"/>
        <w:left w:val="none" w:sz="0" w:space="0" w:color="auto"/>
        <w:bottom w:val="none" w:sz="0" w:space="0" w:color="auto"/>
        <w:right w:val="none" w:sz="0" w:space="0" w:color="auto"/>
      </w:divBdr>
    </w:div>
    <w:div w:id="903032921">
      <w:bodyDiv w:val="1"/>
      <w:marLeft w:val="0"/>
      <w:marRight w:val="0"/>
      <w:marTop w:val="0"/>
      <w:marBottom w:val="0"/>
      <w:divBdr>
        <w:top w:val="none" w:sz="0" w:space="0" w:color="auto"/>
        <w:left w:val="none" w:sz="0" w:space="0" w:color="auto"/>
        <w:bottom w:val="none" w:sz="0" w:space="0" w:color="auto"/>
        <w:right w:val="none" w:sz="0" w:space="0" w:color="auto"/>
      </w:divBdr>
    </w:div>
    <w:div w:id="922373743">
      <w:bodyDiv w:val="1"/>
      <w:marLeft w:val="0"/>
      <w:marRight w:val="0"/>
      <w:marTop w:val="0"/>
      <w:marBottom w:val="0"/>
      <w:divBdr>
        <w:top w:val="none" w:sz="0" w:space="0" w:color="auto"/>
        <w:left w:val="none" w:sz="0" w:space="0" w:color="auto"/>
        <w:bottom w:val="none" w:sz="0" w:space="0" w:color="auto"/>
        <w:right w:val="none" w:sz="0" w:space="0" w:color="auto"/>
      </w:divBdr>
    </w:div>
    <w:div w:id="975111113">
      <w:bodyDiv w:val="1"/>
      <w:marLeft w:val="0"/>
      <w:marRight w:val="0"/>
      <w:marTop w:val="0"/>
      <w:marBottom w:val="0"/>
      <w:divBdr>
        <w:top w:val="none" w:sz="0" w:space="0" w:color="auto"/>
        <w:left w:val="none" w:sz="0" w:space="0" w:color="auto"/>
        <w:bottom w:val="none" w:sz="0" w:space="0" w:color="auto"/>
        <w:right w:val="none" w:sz="0" w:space="0" w:color="auto"/>
      </w:divBdr>
    </w:div>
    <w:div w:id="1028986994">
      <w:bodyDiv w:val="1"/>
      <w:marLeft w:val="0"/>
      <w:marRight w:val="0"/>
      <w:marTop w:val="0"/>
      <w:marBottom w:val="0"/>
      <w:divBdr>
        <w:top w:val="none" w:sz="0" w:space="0" w:color="auto"/>
        <w:left w:val="none" w:sz="0" w:space="0" w:color="auto"/>
        <w:bottom w:val="none" w:sz="0" w:space="0" w:color="auto"/>
        <w:right w:val="none" w:sz="0" w:space="0" w:color="auto"/>
      </w:divBdr>
    </w:div>
    <w:div w:id="1062095201">
      <w:bodyDiv w:val="1"/>
      <w:marLeft w:val="0"/>
      <w:marRight w:val="0"/>
      <w:marTop w:val="0"/>
      <w:marBottom w:val="0"/>
      <w:divBdr>
        <w:top w:val="none" w:sz="0" w:space="0" w:color="auto"/>
        <w:left w:val="none" w:sz="0" w:space="0" w:color="auto"/>
        <w:bottom w:val="none" w:sz="0" w:space="0" w:color="auto"/>
        <w:right w:val="none" w:sz="0" w:space="0" w:color="auto"/>
      </w:divBdr>
    </w:div>
    <w:div w:id="1093209765">
      <w:bodyDiv w:val="1"/>
      <w:marLeft w:val="0"/>
      <w:marRight w:val="0"/>
      <w:marTop w:val="0"/>
      <w:marBottom w:val="0"/>
      <w:divBdr>
        <w:top w:val="none" w:sz="0" w:space="0" w:color="auto"/>
        <w:left w:val="none" w:sz="0" w:space="0" w:color="auto"/>
        <w:bottom w:val="none" w:sz="0" w:space="0" w:color="auto"/>
        <w:right w:val="none" w:sz="0" w:space="0" w:color="auto"/>
      </w:divBdr>
    </w:div>
    <w:div w:id="1131940919">
      <w:bodyDiv w:val="1"/>
      <w:marLeft w:val="0"/>
      <w:marRight w:val="0"/>
      <w:marTop w:val="0"/>
      <w:marBottom w:val="0"/>
      <w:divBdr>
        <w:top w:val="none" w:sz="0" w:space="0" w:color="auto"/>
        <w:left w:val="none" w:sz="0" w:space="0" w:color="auto"/>
        <w:bottom w:val="none" w:sz="0" w:space="0" w:color="auto"/>
        <w:right w:val="none" w:sz="0" w:space="0" w:color="auto"/>
      </w:divBdr>
    </w:div>
    <w:div w:id="1146706537">
      <w:bodyDiv w:val="1"/>
      <w:marLeft w:val="0"/>
      <w:marRight w:val="0"/>
      <w:marTop w:val="0"/>
      <w:marBottom w:val="0"/>
      <w:divBdr>
        <w:top w:val="none" w:sz="0" w:space="0" w:color="auto"/>
        <w:left w:val="none" w:sz="0" w:space="0" w:color="auto"/>
        <w:bottom w:val="none" w:sz="0" w:space="0" w:color="auto"/>
        <w:right w:val="none" w:sz="0" w:space="0" w:color="auto"/>
      </w:divBdr>
    </w:div>
    <w:div w:id="1165507925">
      <w:bodyDiv w:val="1"/>
      <w:marLeft w:val="0"/>
      <w:marRight w:val="0"/>
      <w:marTop w:val="0"/>
      <w:marBottom w:val="0"/>
      <w:divBdr>
        <w:top w:val="none" w:sz="0" w:space="0" w:color="auto"/>
        <w:left w:val="none" w:sz="0" w:space="0" w:color="auto"/>
        <w:bottom w:val="none" w:sz="0" w:space="0" w:color="auto"/>
        <w:right w:val="none" w:sz="0" w:space="0" w:color="auto"/>
      </w:divBdr>
    </w:div>
    <w:div w:id="1201745017">
      <w:bodyDiv w:val="1"/>
      <w:marLeft w:val="0"/>
      <w:marRight w:val="0"/>
      <w:marTop w:val="0"/>
      <w:marBottom w:val="0"/>
      <w:divBdr>
        <w:top w:val="none" w:sz="0" w:space="0" w:color="auto"/>
        <w:left w:val="none" w:sz="0" w:space="0" w:color="auto"/>
        <w:bottom w:val="none" w:sz="0" w:space="0" w:color="auto"/>
        <w:right w:val="none" w:sz="0" w:space="0" w:color="auto"/>
      </w:divBdr>
    </w:div>
    <w:div w:id="1217816810">
      <w:bodyDiv w:val="1"/>
      <w:marLeft w:val="0"/>
      <w:marRight w:val="0"/>
      <w:marTop w:val="0"/>
      <w:marBottom w:val="0"/>
      <w:divBdr>
        <w:top w:val="none" w:sz="0" w:space="0" w:color="auto"/>
        <w:left w:val="none" w:sz="0" w:space="0" w:color="auto"/>
        <w:bottom w:val="none" w:sz="0" w:space="0" w:color="auto"/>
        <w:right w:val="none" w:sz="0" w:space="0" w:color="auto"/>
      </w:divBdr>
    </w:div>
    <w:div w:id="1237474041">
      <w:bodyDiv w:val="1"/>
      <w:marLeft w:val="0"/>
      <w:marRight w:val="0"/>
      <w:marTop w:val="0"/>
      <w:marBottom w:val="0"/>
      <w:divBdr>
        <w:top w:val="none" w:sz="0" w:space="0" w:color="auto"/>
        <w:left w:val="none" w:sz="0" w:space="0" w:color="auto"/>
        <w:bottom w:val="none" w:sz="0" w:space="0" w:color="auto"/>
        <w:right w:val="none" w:sz="0" w:space="0" w:color="auto"/>
      </w:divBdr>
    </w:div>
    <w:div w:id="1272469858">
      <w:bodyDiv w:val="1"/>
      <w:marLeft w:val="0"/>
      <w:marRight w:val="0"/>
      <w:marTop w:val="0"/>
      <w:marBottom w:val="0"/>
      <w:divBdr>
        <w:top w:val="none" w:sz="0" w:space="0" w:color="auto"/>
        <w:left w:val="none" w:sz="0" w:space="0" w:color="auto"/>
        <w:bottom w:val="none" w:sz="0" w:space="0" w:color="auto"/>
        <w:right w:val="none" w:sz="0" w:space="0" w:color="auto"/>
      </w:divBdr>
    </w:div>
    <w:div w:id="1376849781">
      <w:bodyDiv w:val="1"/>
      <w:marLeft w:val="0"/>
      <w:marRight w:val="0"/>
      <w:marTop w:val="0"/>
      <w:marBottom w:val="0"/>
      <w:divBdr>
        <w:top w:val="none" w:sz="0" w:space="0" w:color="auto"/>
        <w:left w:val="none" w:sz="0" w:space="0" w:color="auto"/>
        <w:bottom w:val="none" w:sz="0" w:space="0" w:color="auto"/>
        <w:right w:val="none" w:sz="0" w:space="0" w:color="auto"/>
      </w:divBdr>
    </w:div>
    <w:div w:id="1407723606">
      <w:bodyDiv w:val="1"/>
      <w:marLeft w:val="0"/>
      <w:marRight w:val="0"/>
      <w:marTop w:val="0"/>
      <w:marBottom w:val="0"/>
      <w:divBdr>
        <w:top w:val="none" w:sz="0" w:space="0" w:color="auto"/>
        <w:left w:val="none" w:sz="0" w:space="0" w:color="auto"/>
        <w:bottom w:val="none" w:sz="0" w:space="0" w:color="auto"/>
        <w:right w:val="none" w:sz="0" w:space="0" w:color="auto"/>
      </w:divBdr>
    </w:div>
    <w:div w:id="1439058721">
      <w:bodyDiv w:val="1"/>
      <w:marLeft w:val="0"/>
      <w:marRight w:val="0"/>
      <w:marTop w:val="0"/>
      <w:marBottom w:val="0"/>
      <w:divBdr>
        <w:top w:val="none" w:sz="0" w:space="0" w:color="auto"/>
        <w:left w:val="none" w:sz="0" w:space="0" w:color="auto"/>
        <w:bottom w:val="none" w:sz="0" w:space="0" w:color="auto"/>
        <w:right w:val="none" w:sz="0" w:space="0" w:color="auto"/>
      </w:divBdr>
    </w:div>
    <w:div w:id="1439984711">
      <w:bodyDiv w:val="1"/>
      <w:marLeft w:val="0"/>
      <w:marRight w:val="0"/>
      <w:marTop w:val="0"/>
      <w:marBottom w:val="0"/>
      <w:divBdr>
        <w:top w:val="none" w:sz="0" w:space="0" w:color="auto"/>
        <w:left w:val="none" w:sz="0" w:space="0" w:color="auto"/>
        <w:bottom w:val="none" w:sz="0" w:space="0" w:color="auto"/>
        <w:right w:val="none" w:sz="0" w:space="0" w:color="auto"/>
      </w:divBdr>
    </w:div>
    <w:div w:id="1441220032">
      <w:bodyDiv w:val="1"/>
      <w:marLeft w:val="0"/>
      <w:marRight w:val="0"/>
      <w:marTop w:val="0"/>
      <w:marBottom w:val="0"/>
      <w:divBdr>
        <w:top w:val="none" w:sz="0" w:space="0" w:color="auto"/>
        <w:left w:val="none" w:sz="0" w:space="0" w:color="auto"/>
        <w:bottom w:val="none" w:sz="0" w:space="0" w:color="auto"/>
        <w:right w:val="none" w:sz="0" w:space="0" w:color="auto"/>
      </w:divBdr>
    </w:div>
    <w:div w:id="1485464303">
      <w:bodyDiv w:val="1"/>
      <w:marLeft w:val="0"/>
      <w:marRight w:val="0"/>
      <w:marTop w:val="0"/>
      <w:marBottom w:val="0"/>
      <w:divBdr>
        <w:top w:val="none" w:sz="0" w:space="0" w:color="auto"/>
        <w:left w:val="none" w:sz="0" w:space="0" w:color="auto"/>
        <w:bottom w:val="none" w:sz="0" w:space="0" w:color="auto"/>
        <w:right w:val="none" w:sz="0" w:space="0" w:color="auto"/>
      </w:divBdr>
    </w:div>
    <w:div w:id="1572082223">
      <w:bodyDiv w:val="1"/>
      <w:marLeft w:val="0"/>
      <w:marRight w:val="0"/>
      <w:marTop w:val="0"/>
      <w:marBottom w:val="0"/>
      <w:divBdr>
        <w:top w:val="none" w:sz="0" w:space="0" w:color="auto"/>
        <w:left w:val="none" w:sz="0" w:space="0" w:color="auto"/>
        <w:bottom w:val="none" w:sz="0" w:space="0" w:color="auto"/>
        <w:right w:val="none" w:sz="0" w:space="0" w:color="auto"/>
      </w:divBdr>
    </w:div>
    <w:div w:id="1654720899">
      <w:bodyDiv w:val="1"/>
      <w:marLeft w:val="0"/>
      <w:marRight w:val="0"/>
      <w:marTop w:val="0"/>
      <w:marBottom w:val="0"/>
      <w:divBdr>
        <w:top w:val="none" w:sz="0" w:space="0" w:color="auto"/>
        <w:left w:val="none" w:sz="0" w:space="0" w:color="auto"/>
        <w:bottom w:val="none" w:sz="0" w:space="0" w:color="auto"/>
        <w:right w:val="none" w:sz="0" w:space="0" w:color="auto"/>
      </w:divBdr>
    </w:div>
    <w:div w:id="1655403834">
      <w:bodyDiv w:val="1"/>
      <w:marLeft w:val="0"/>
      <w:marRight w:val="0"/>
      <w:marTop w:val="0"/>
      <w:marBottom w:val="0"/>
      <w:divBdr>
        <w:top w:val="none" w:sz="0" w:space="0" w:color="auto"/>
        <w:left w:val="none" w:sz="0" w:space="0" w:color="auto"/>
        <w:bottom w:val="none" w:sz="0" w:space="0" w:color="auto"/>
        <w:right w:val="none" w:sz="0" w:space="0" w:color="auto"/>
      </w:divBdr>
    </w:div>
    <w:div w:id="1719551072">
      <w:bodyDiv w:val="1"/>
      <w:marLeft w:val="0"/>
      <w:marRight w:val="0"/>
      <w:marTop w:val="0"/>
      <w:marBottom w:val="0"/>
      <w:divBdr>
        <w:top w:val="none" w:sz="0" w:space="0" w:color="auto"/>
        <w:left w:val="none" w:sz="0" w:space="0" w:color="auto"/>
        <w:bottom w:val="none" w:sz="0" w:space="0" w:color="auto"/>
        <w:right w:val="none" w:sz="0" w:space="0" w:color="auto"/>
      </w:divBdr>
    </w:div>
    <w:div w:id="1727951776">
      <w:bodyDiv w:val="1"/>
      <w:marLeft w:val="0"/>
      <w:marRight w:val="0"/>
      <w:marTop w:val="0"/>
      <w:marBottom w:val="0"/>
      <w:divBdr>
        <w:top w:val="none" w:sz="0" w:space="0" w:color="auto"/>
        <w:left w:val="none" w:sz="0" w:space="0" w:color="auto"/>
        <w:bottom w:val="none" w:sz="0" w:space="0" w:color="auto"/>
        <w:right w:val="none" w:sz="0" w:space="0" w:color="auto"/>
      </w:divBdr>
    </w:div>
    <w:div w:id="1787237039">
      <w:bodyDiv w:val="1"/>
      <w:marLeft w:val="0"/>
      <w:marRight w:val="0"/>
      <w:marTop w:val="0"/>
      <w:marBottom w:val="0"/>
      <w:divBdr>
        <w:top w:val="none" w:sz="0" w:space="0" w:color="auto"/>
        <w:left w:val="none" w:sz="0" w:space="0" w:color="auto"/>
        <w:bottom w:val="none" w:sz="0" w:space="0" w:color="auto"/>
        <w:right w:val="none" w:sz="0" w:space="0" w:color="auto"/>
      </w:divBdr>
    </w:div>
    <w:div w:id="1805810436">
      <w:bodyDiv w:val="1"/>
      <w:marLeft w:val="0"/>
      <w:marRight w:val="0"/>
      <w:marTop w:val="0"/>
      <w:marBottom w:val="0"/>
      <w:divBdr>
        <w:top w:val="none" w:sz="0" w:space="0" w:color="auto"/>
        <w:left w:val="none" w:sz="0" w:space="0" w:color="auto"/>
        <w:bottom w:val="none" w:sz="0" w:space="0" w:color="auto"/>
        <w:right w:val="none" w:sz="0" w:space="0" w:color="auto"/>
      </w:divBdr>
    </w:div>
    <w:div w:id="1868566941">
      <w:bodyDiv w:val="1"/>
      <w:marLeft w:val="0"/>
      <w:marRight w:val="0"/>
      <w:marTop w:val="0"/>
      <w:marBottom w:val="0"/>
      <w:divBdr>
        <w:top w:val="none" w:sz="0" w:space="0" w:color="auto"/>
        <w:left w:val="none" w:sz="0" w:space="0" w:color="auto"/>
        <w:bottom w:val="none" w:sz="0" w:space="0" w:color="auto"/>
        <w:right w:val="none" w:sz="0" w:space="0" w:color="auto"/>
      </w:divBdr>
    </w:div>
    <w:div w:id="1941067431">
      <w:bodyDiv w:val="1"/>
      <w:marLeft w:val="0"/>
      <w:marRight w:val="0"/>
      <w:marTop w:val="0"/>
      <w:marBottom w:val="0"/>
      <w:divBdr>
        <w:top w:val="none" w:sz="0" w:space="0" w:color="auto"/>
        <w:left w:val="none" w:sz="0" w:space="0" w:color="auto"/>
        <w:bottom w:val="none" w:sz="0" w:space="0" w:color="auto"/>
        <w:right w:val="none" w:sz="0" w:space="0" w:color="auto"/>
      </w:divBdr>
    </w:div>
    <w:div w:id="2027363576">
      <w:bodyDiv w:val="1"/>
      <w:marLeft w:val="0"/>
      <w:marRight w:val="0"/>
      <w:marTop w:val="0"/>
      <w:marBottom w:val="0"/>
      <w:divBdr>
        <w:top w:val="none" w:sz="0" w:space="0" w:color="auto"/>
        <w:left w:val="none" w:sz="0" w:space="0" w:color="auto"/>
        <w:bottom w:val="none" w:sz="0" w:space="0" w:color="auto"/>
        <w:right w:val="none" w:sz="0" w:space="0" w:color="auto"/>
      </w:divBdr>
    </w:div>
    <w:div w:id="2119058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sytesa.com.mx/quienessomos.html" TargetMode="External"/><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0.jpe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E63829-634B-4823-874A-EE1BAB63D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4055</Words>
  <Characters>22306</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Documento de diseño</vt:lpstr>
    </vt:vector>
  </TitlesOfParts>
  <Company/>
  <LinksUpToDate>false</LinksUpToDate>
  <CharactersWithSpaces>26309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diseño</dc:title>
  <dc:creator>Badillo Sanchez, Jorge Kevin;Castaño Riveros, Mabel Mireya</dc:creator>
  <cp:keywords>Partes robadas</cp:keywords>
  <cp:lastModifiedBy>Techeiro, Hector Hernan</cp:lastModifiedBy>
  <cp:revision>2</cp:revision>
  <dcterms:created xsi:type="dcterms:W3CDTF">2017-10-02T13:40:00Z</dcterms:created>
  <dcterms:modified xsi:type="dcterms:W3CDTF">2017-10-02T13:40:00Z</dcterms:modified>
</cp:coreProperties>
</file>